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172D" w14:textId="77777777" w:rsidR="00A37436" w:rsidRPr="00212708" w:rsidRDefault="009B363F">
      <w:pPr>
        <w:spacing w:before="79"/>
        <w:ind w:left="2227" w:right="2169"/>
        <w:jc w:val="center"/>
        <w:rPr>
          <w:b/>
          <w:sz w:val="24"/>
        </w:rPr>
      </w:pPr>
      <w:r w:rsidRPr="00336E78">
        <w:rPr>
          <w:b/>
          <w:sz w:val="24"/>
          <w:u w:val="single"/>
        </w:rPr>
        <w:t>DEPOSIT</w:t>
      </w:r>
      <w:r w:rsidRPr="00336E78">
        <w:rPr>
          <w:b/>
          <w:spacing w:val="-13"/>
          <w:sz w:val="24"/>
          <w:u w:val="single"/>
        </w:rPr>
        <w:t xml:space="preserve"> </w:t>
      </w:r>
      <w:r w:rsidRPr="00336E78">
        <w:rPr>
          <w:b/>
          <w:sz w:val="24"/>
          <w:u w:val="single"/>
        </w:rPr>
        <w:t>ACCOUNT</w:t>
      </w:r>
      <w:r w:rsidRPr="00336E78">
        <w:rPr>
          <w:b/>
          <w:spacing w:val="-10"/>
          <w:sz w:val="24"/>
          <w:u w:val="single"/>
        </w:rPr>
        <w:t xml:space="preserve"> </w:t>
      </w:r>
      <w:r w:rsidRPr="00212708">
        <w:rPr>
          <w:b/>
          <w:sz w:val="24"/>
          <w:u w:val="single"/>
        </w:rPr>
        <w:t>CONTROL</w:t>
      </w:r>
      <w:r w:rsidRPr="00212708">
        <w:rPr>
          <w:b/>
          <w:spacing w:val="-10"/>
          <w:sz w:val="24"/>
          <w:u w:val="single"/>
        </w:rPr>
        <w:t xml:space="preserve"> </w:t>
      </w:r>
      <w:r w:rsidRPr="00212708">
        <w:rPr>
          <w:b/>
          <w:spacing w:val="-2"/>
          <w:sz w:val="24"/>
          <w:u w:val="single"/>
        </w:rPr>
        <w:t>AGREEMENT</w:t>
      </w:r>
    </w:p>
    <w:p w14:paraId="1A24D106" w14:textId="67E2ECF0" w:rsidR="00A37436" w:rsidRPr="0013290C" w:rsidRDefault="009B363F">
      <w:pPr>
        <w:pStyle w:val="BodyText"/>
        <w:spacing w:before="183" w:line="259" w:lineRule="auto"/>
        <w:ind w:right="554" w:firstLine="719"/>
        <w:jc w:val="both"/>
      </w:pPr>
      <w:r>
        <w:t>This Deposit Account Control Agreement (this “Agreement”) dated as of    [PENDING: EXECUTION MONTH], 20[PENDING: EXECUTION YEAR] is among Anonos Innovations LLC, as the “Debtor,” Soryn IP Fund II, L.P.; Soryn IP Fund II Evergreen, L.P.; Soryn IP Parallel Fund II, L.P., as the “Secured Party,” Under Technologies Inc., dba Rho Technologies, as the “Platform,” and WEBSTER BANK, NATIONAL ASSOCIATION, as the “Bank.”</w:t>
      </w:r>
    </w:p>
    <w:p w14:paraId="17C54F6C" w14:textId="77777777" w:rsidR="00A37436" w:rsidRPr="0013290C" w:rsidRDefault="00A37436">
      <w:pPr>
        <w:pStyle w:val="BodyText"/>
        <w:spacing w:before="5"/>
        <w:ind w:left="0"/>
        <w:rPr>
          <w:sz w:val="27"/>
        </w:rPr>
      </w:pPr>
    </w:p>
    <w:p w14:paraId="07849F14" w14:textId="77777777" w:rsidR="00A37436" w:rsidRPr="0013290C" w:rsidRDefault="009B363F">
      <w:pPr>
        <w:pStyle w:val="Heading1"/>
        <w:spacing w:before="1"/>
        <w:ind w:right="2168"/>
      </w:pPr>
      <w:r w:rsidRPr="0013290C">
        <w:rPr>
          <w:spacing w:val="-2"/>
        </w:rPr>
        <w:t>BACKGROUND</w:t>
      </w:r>
    </w:p>
    <w:p w14:paraId="05D788A1" w14:textId="387DF2AC" w:rsidR="00A37436" w:rsidRPr="0013290C" w:rsidRDefault="009B363F">
      <w:pPr>
        <w:pStyle w:val="BodyText"/>
        <w:spacing w:before="182" w:line="259" w:lineRule="auto"/>
        <w:ind w:right="103" w:firstLine="719"/>
      </w:pPr>
      <w:r w:rsidRPr="0013290C">
        <w:t>Debtor has caused, or will cause, the Platform to establish a non-</w:t>
      </w:r>
      <w:proofErr w:type="gramStart"/>
      <w:r w:rsidRPr="0013290C">
        <w:t>interest bearing</w:t>
      </w:r>
      <w:proofErr w:type="gramEnd"/>
      <w:r w:rsidRPr="0013290C">
        <w:t xml:space="preserve"> demand deposit account at Bank in connection with the</w:t>
      </w:r>
      <w:r w:rsidR="00AC3CF1">
        <w:t xml:space="preserve"> Rho Services, as defined in the Rho Terms of Service </w:t>
      </w:r>
      <w:r w:rsidRPr="0013290C">
        <w:t>provided by the Platform to Debtor</w:t>
      </w:r>
      <w:r w:rsidR="00AC3CF1">
        <w:t>.</w:t>
      </w:r>
      <w:r w:rsidRPr="0013290C">
        <w:t xml:space="preserve"> Such account is identified by the account number specified on Schedule A attached hereto and made a part of this Agreement (</w:t>
      </w:r>
      <w:r w:rsidRPr="007410F6">
        <w:t>the “</w:t>
      </w:r>
      <w:r w:rsidRPr="00543201">
        <w:rPr>
          <w:i/>
        </w:rPr>
        <w:t>Deposit Account</w:t>
      </w:r>
      <w:r w:rsidRPr="00543201">
        <w:t>”). The Debtor, as beneficial owner of certain funds in the Deposit Account (the “</w:t>
      </w:r>
      <w:r w:rsidRPr="008A5FE4">
        <w:rPr>
          <w:i/>
        </w:rPr>
        <w:t>Funds</w:t>
      </w:r>
      <w:r w:rsidRPr="0013290C">
        <w:t xml:space="preserve">”), has </w:t>
      </w:r>
      <w:r w:rsidRPr="007410F6">
        <w:t>granted the Secured Party a security interest therein.</w:t>
      </w:r>
      <w:r w:rsidRPr="007410F6">
        <w:rPr>
          <w:spacing w:val="-3"/>
        </w:rPr>
        <w:t xml:space="preserve"> </w:t>
      </w:r>
      <w:r w:rsidRPr="007410F6">
        <w:t>The</w:t>
      </w:r>
      <w:r w:rsidRPr="00543201">
        <w:rPr>
          <w:spacing w:val="-2"/>
        </w:rPr>
        <w:t xml:space="preserve"> </w:t>
      </w:r>
      <w:r w:rsidRPr="00543201">
        <w:t>Debtor</w:t>
      </w:r>
      <w:r w:rsidRPr="00543201">
        <w:rPr>
          <w:spacing w:val="-3"/>
        </w:rPr>
        <w:t xml:space="preserve"> </w:t>
      </w:r>
      <w:r w:rsidRPr="00543201">
        <w:t>and the Platform are</w:t>
      </w:r>
      <w:r w:rsidRPr="009B363F">
        <w:rPr>
          <w:spacing w:val="-3"/>
        </w:rPr>
        <w:t xml:space="preserve"> </w:t>
      </w:r>
      <w:r w:rsidRPr="00336E78">
        <w:t>requesting</w:t>
      </w:r>
      <w:r w:rsidRPr="00336E78">
        <w:rPr>
          <w:spacing w:val="-3"/>
        </w:rPr>
        <w:t xml:space="preserve"> </w:t>
      </w:r>
      <w:r w:rsidRPr="00336E78">
        <w:t>that</w:t>
      </w:r>
      <w:r w:rsidRPr="00336E78">
        <w:rPr>
          <w:spacing w:val="-3"/>
        </w:rPr>
        <w:t xml:space="preserve"> </w:t>
      </w:r>
      <w:r w:rsidRPr="00212708">
        <w:t>the</w:t>
      </w:r>
      <w:r w:rsidRPr="00212708">
        <w:rPr>
          <w:spacing w:val="-2"/>
        </w:rPr>
        <w:t xml:space="preserve"> </w:t>
      </w:r>
      <w:r w:rsidRPr="00212708">
        <w:t>Bank</w:t>
      </w:r>
      <w:r w:rsidRPr="00212708">
        <w:rPr>
          <w:spacing w:val="-3"/>
        </w:rPr>
        <w:t xml:space="preserve"> </w:t>
      </w:r>
      <w:r w:rsidRPr="00212708">
        <w:t>enter</w:t>
      </w:r>
      <w:r w:rsidRPr="00212708">
        <w:rPr>
          <w:spacing w:val="-5"/>
        </w:rPr>
        <w:t xml:space="preserve"> </w:t>
      </w:r>
      <w:r w:rsidRPr="00212708">
        <w:t>into</w:t>
      </w:r>
      <w:r w:rsidRPr="00212708">
        <w:rPr>
          <w:spacing w:val="-3"/>
        </w:rPr>
        <w:t xml:space="preserve"> </w:t>
      </w:r>
      <w:r w:rsidRPr="00212708">
        <w:t>this</w:t>
      </w:r>
      <w:r w:rsidRPr="00212708">
        <w:rPr>
          <w:spacing w:val="-3"/>
        </w:rPr>
        <w:t xml:space="preserve"> </w:t>
      </w:r>
      <w:r w:rsidRPr="00212708">
        <w:t>Agreement.</w:t>
      </w:r>
      <w:r w:rsidRPr="00212708">
        <w:rPr>
          <w:spacing w:val="-3"/>
        </w:rPr>
        <w:t xml:space="preserve"> </w:t>
      </w:r>
      <w:r w:rsidRPr="00212708">
        <w:t>The</w:t>
      </w:r>
      <w:r w:rsidRPr="00212708">
        <w:rPr>
          <w:spacing w:val="-5"/>
        </w:rPr>
        <w:t xml:space="preserve"> </w:t>
      </w:r>
      <w:r w:rsidRPr="007B01BD">
        <w:t>Bank</w:t>
      </w:r>
      <w:r w:rsidRPr="0013290C">
        <w:rPr>
          <w:spacing w:val="-3"/>
        </w:rPr>
        <w:t xml:space="preserve"> </w:t>
      </w:r>
      <w:r w:rsidRPr="0013290C">
        <w:t>is willing to do so upon the terms contained in this Agreement.</w:t>
      </w:r>
    </w:p>
    <w:p w14:paraId="38A12B1B" w14:textId="77777777" w:rsidR="00A37436" w:rsidRPr="0013290C" w:rsidRDefault="00A37436">
      <w:pPr>
        <w:pStyle w:val="BodyText"/>
        <w:ind w:left="0"/>
        <w:rPr>
          <w:sz w:val="26"/>
        </w:rPr>
      </w:pPr>
    </w:p>
    <w:p w14:paraId="19FF8181" w14:textId="77777777" w:rsidR="00A37436" w:rsidRPr="0013290C" w:rsidRDefault="00A37436">
      <w:pPr>
        <w:pStyle w:val="BodyText"/>
        <w:spacing w:before="7"/>
        <w:ind w:left="0"/>
        <w:rPr>
          <w:sz w:val="27"/>
        </w:rPr>
      </w:pPr>
    </w:p>
    <w:p w14:paraId="7A17EB68" w14:textId="77777777" w:rsidR="00A37436" w:rsidRPr="0013290C" w:rsidRDefault="009B363F">
      <w:pPr>
        <w:pStyle w:val="Heading1"/>
      </w:pPr>
      <w:r w:rsidRPr="0013290C">
        <w:rPr>
          <w:spacing w:val="-2"/>
        </w:rPr>
        <w:t>AGREEMENT</w:t>
      </w:r>
    </w:p>
    <w:p w14:paraId="02AEE1CE" w14:textId="77777777" w:rsidR="00A37436" w:rsidRPr="0013290C" w:rsidRDefault="009B363F">
      <w:pPr>
        <w:pStyle w:val="ListParagraph"/>
        <w:numPr>
          <w:ilvl w:val="0"/>
          <w:numId w:val="1"/>
        </w:numPr>
        <w:tabs>
          <w:tab w:val="left" w:pos="940"/>
          <w:tab w:val="left" w:pos="941"/>
        </w:tabs>
        <w:spacing w:before="182" w:line="259" w:lineRule="auto"/>
        <w:ind w:right="203" w:firstLine="0"/>
        <w:rPr>
          <w:sz w:val="24"/>
        </w:rPr>
      </w:pPr>
      <w:r w:rsidRPr="0013290C">
        <w:rPr>
          <w:b/>
          <w:sz w:val="24"/>
          <w:u w:val="single"/>
        </w:rPr>
        <w:t>Definitions and Rules of Interpretation</w:t>
      </w:r>
      <w:r w:rsidRPr="0013290C">
        <w:rPr>
          <w:sz w:val="24"/>
        </w:rPr>
        <w:t>. In this Agreement (a) terms defined in the UCC</w:t>
      </w:r>
      <w:r w:rsidRPr="0013290C">
        <w:rPr>
          <w:spacing w:val="-3"/>
          <w:sz w:val="24"/>
        </w:rPr>
        <w:t xml:space="preserve"> </w:t>
      </w:r>
      <w:r w:rsidRPr="0013290C">
        <w:rPr>
          <w:sz w:val="24"/>
        </w:rPr>
        <w:t>and</w:t>
      </w:r>
      <w:r w:rsidRPr="0013290C">
        <w:rPr>
          <w:spacing w:val="-3"/>
          <w:sz w:val="24"/>
        </w:rPr>
        <w:t xml:space="preserve"> </w:t>
      </w:r>
      <w:r w:rsidRPr="0013290C">
        <w:rPr>
          <w:sz w:val="24"/>
        </w:rPr>
        <w:t>not</w:t>
      </w:r>
      <w:r w:rsidRPr="0013290C">
        <w:rPr>
          <w:spacing w:val="-3"/>
          <w:sz w:val="24"/>
        </w:rPr>
        <w:t xml:space="preserve"> </w:t>
      </w:r>
      <w:r w:rsidRPr="0013290C">
        <w:rPr>
          <w:sz w:val="24"/>
        </w:rPr>
        <w:t>otherwise</w:t>
      </w:r>
      <w:r w:rsidRPr="0013290C">
        <w:rPr>
          <w:spacing w:val="-3"/>
          <w:sz w:val="24"/>
        </w:rPr>
        <w:t xml:space="preserve"> </w:t>
      </w:r>
      <w:r w:rsidRPr="0013290C">
        <w:rPr>
          <w:sz w:val="24"/>
        </w:rPr>
        <w:t>defined</w:t>
      </w:r>
      <w:r w:rsidRPr="0013290C">
        <w:rPr>
          <w:spacing w:val="-3"/>
          <w:sz w:val="24"/>
        </w:rPr>
        <w:t xml:space="preserve"> </w:t>
      </w:r>
      <w:r w:rsidRPr="0013290C">
        <w:rPr>
          <w:sz w:val="24"/>
        </w:rPr>
        <w:t>in</w:t>
      </w:r>
      <w:r w:rsidRPr="0013290C">
        <w:rPr>
          <w:spacing w:val="-3"/>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have</w:t>
      </w:r>
      <w:r w:rsidRPr="0013290C">
        <w:rPr>
          <w:spacing w:val="-5"/>
          <w:sz w:val="24"/>
        </w:rPr>
        <w:t xml:space="preserve"> </w:t>
      </w:r>
      <w:r w:rsidRPr="0013290C">
        <w:rPr>
          <w:sz w:val="24"/>
        </w:rPr>
        <w:t>the</w:t>
      </w:r>
      <w:r w:rsidRPr="0013290C">
        <w:rPr>
          <w:spacing w:val="-3"/>
          <w:sz w:val="24"/>
        </w:rPr>
        <w:t xml:space="preserve"> </w:t>
      </w:r>
      <w:r w:rsidRPr="0013290C">
        <w:rPr>
          <w:sz w:val="24"/>
        </w:rPr>
        <w:t>same</w:t>
      </w:r>
      <w:r w:rsidRPr="0013290C">
        <w:rPr>
          <w:spacing w:val="-3"/>
          <w:sz w:val="24"/>
        </w:rPr>
        <w:t xml:space="preserve"> </w:t>
      </w:r>
      <w:r w:rsidRPr="0013290C">
        <w:rPr>
          <w:sz w:val="24"/>
        </w:rPr>
        <w:t>meanings</w:t>
      </w:r>
      <w:r w:rsidRPr="0013290C">
        <w:rPr>
          <w:spacing w:val="-1"/>
          <w:sz w:val="24"/>
        </w:rPr>
        <w:t xml:space="preserve"> </w:t>
      </w:r>
      <w:r w:rsidRPr="0013290C">
        <w:rPr>
          <w:sz w:val="24"/>
        </w:rPr>
        <w:t>in</w:t>
      </w:r>
      <w:r w:rsidRPr="0013290C">
        <w:rPr>
          <w:spacing w:val="-3"/>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as in the UCC, (b) the rules of interpretation in Article 1 of the UCC apply to the interpretation of</w:t>
      </w:r>
    </w:p>
    <w:p w14:paraId="0A195A68" w14:textId="77777777" w:rsidR="00A37436" w:rsidRPr="0013290C" w:rsidRDefault="009B363F">
      <w:pPr>
        <w:pStyle w:val="BodyText"/>
        <w:spacing w:line="259" w:lineRule="auto"/>
        <w:ind w:right="103"/>
      </w:pPr>
      <w:r w:rsidRPr="0013290C">
        <w:t>this</w:t>
      </w:r>
      <w:r w:rsidRPr="0013290C">
        <w:rPr>
          <w:spacing w:val="-4"/>
        </w:rPr>
        <w:t xml:space="preserve"> </w:t>
      </w:r>
      <w:r w:rsidRPr="0013290C">
        <w:t>Agreement</w:t>
      </w:r>
      <w:r w:rsidRPr="0013290C">
        <w:rPr>
          <w:spacing w:val="-3"/>
        </w:rPr>
        <w:t xml:space="preserve"> </w:t>
      </w:r>
      <w:r w:rsidRPr="0013290C">
        <w:t>and</w:t>
      </w:r>
      <w:r w:rsidRPr="0013290C">
        <w:rPr>
          <w:spacing w:val="-3"/>
        </w:rPr>
        <w:t xml:space="preserve"> </w:t>
      </w:r>
      <w:r w:rsidRPr="0013290C">
        <w:t>(c)</w:t>
      </w:r>
      <w:r w:rsidRPr="0013290C">
        <w:rPr>
          <w:spacing w:val="-3"/>
        </w:rPr>
        <w:t xml:space="preserve"> </w:t>
      </w:r>
      <w:r w:rsidRPr="0013290C">
        <w:t>the</w:t>
      </w:r>
      <w:r w:rsidRPr="0013290C">
        <w:rPr>
          <w:spacing w:val="-4"/>
        </w:rPr>
        <w:t xml:space="preserve"> </w:t>
      </w:r>
      <w:r w:rsidRPr="0013290C">
        <w:t>term</w:t>
      </w:r>
      <w:r w:rsidRPr="0013290C">
        <w:rPr>
          <w:spacing w:val="-3"/>
        </w:rPr>
        <w:t xml:space="preserve"> </w:t>
      </w:r>
      <w:r w:rsidRPr="0013290C">
        <w:t>“or”</w:t>
      </w:r>
      <w:r w:rsidRPr="0013290C">
        <w:rPr>
          <w:spacing w:val="-4"/>
        </w:rPr>
        <w:t xml:space="preserve"> </w:t>
      </w:r>
      <w:r w:rsidRPr="0013290C">
        <w:t>is</w:t>
      </w:r>
      <w:r w:rsidRPr="0013290C">
        <w:rPr>
          <w:spacing w:val="-3"/>
        </w:rPr>
        <w:t xml:space="preserve"> </w:t>
      </w:r>
      <w:r w:rsidRPr="0013290C">
        <w:t>not</w:t>
      </w:r>
      <w:r w:rsidRPr="0013290C">
        <w:rPr>
          <w:spacing w:val="-3"/>
        </w:rPr>
        <w:t xml:space="preserve"> </w:t>
      </w:r>
      <w:r w:rsidRPr="0013290C">
        <w:t>exclusive.</w:t>
      </w:r>
      <w:r w:rsidRPr="0013290C">
        <w:rPr>
          <w:spacing w:val="-1"/>
        </w:rPr>
        <w:t xml:space="preserve"> </w:t>
      </w:r>
      <w:r w:rsidRPr="0013290C">
        <w:t>In</w:t>
      </w:r>
      <w:r w:rsidRPr="0013290C">
        <w:rPr>
          <w:spacing w:val="-3"/>
        </w:rPr>
        <w:t xml:space="preserve"> </w:t>
      </w:r>
      <w:r w:rsidRPr="0013290C">
        <w:t>addition,</w:t>
      </w:r>
      <w:r w:rsidRPr="0013290C">
        <w:rPr>
          <w:spacing w:val="-3"/>
        </w:rPr>
        <w:t xml:space="preserve"> </w:t>
      </w:r>
      <w:r w:rsidRPr="0013290C">
        <w:t>the</w:t>
      </w:r>
      <w:r w:rsidRPr="0013290C">
        <w:rPr>
          <w:spacing w:val="-4"/>
        </w:rPr>
        <w:t xml:space="preserve"> </w:t>
      </w:r>
      <w:r w:rsidRPr="0013290C">
        <w:t>following</w:t>
      </w:r>
      <w:r w:rsidRPr="0013290C">
        <w:rPr>
          <w:spacing w:val="-4"/>
        </w:rPr>
        <w:t xml:space="preserve"> </w:t>
      </w:r>
      <w:r w:rsidRPr="0013290C">
        <w:t>terms</w:t>
      </w:r>
      <w:r w:rsidRPr="0013290C">
        <w:rPr>
          <w:spacing w:val="-3"/>
        </w:rPr>
        <w:t xml:space="preserve"> </w:t>
      </w:r>
      <w:r w:rsidRPr="0013290C">
        <w:t>in</w:t>
      </w:r>
      <w:r w:rsidRPr="0013290C">
        <w:rPr>
          <w:spacing w:val="-3"/>
        </w:rPr>
        <w:t xml:space="preserve"> </w:t>
      </w:r>
      <w:r w:rsidRPr="0013290C">
        <w:t>this Agreement have the following meanings or interpretations:</w:t>
      </w:r>
    </w:p>
    <w:p w14:paraId="09ADEE9A" w14:textId="77777777" w:rsidR="00A37436" w:rsidRPr="0013290C" w:rsidRDefault="009B363F">
      <w:pPr>
        <w:pStyle w:val="BodyText"/>
        <w:spacing w:before="159" w:line="259" w:lineRule="auto"/>
        <w:ind w:right="417"/>
        <w:jc w:val="both"/>
      </w:pPr>
      <w:r w:rsidRPr="0013290C">
        <w:t>“</w:t>
      </w:r>
      <w:r w:rsidRPr="0013290C">
        <w:rPr>
          <w:i/>
        </w:rPr>
        <w:t>Agreement</w:t>
      </w:r>
      <w:r w:rsidRPr="0013290C">
        <w:rPr>
          <w:i/>
          <w:spacing w:val="-3"/>
        </w:rPr>
        <w:t xml:space="preserve"> </w:t>
      </w:r>
      <w:r w:rsidRPr="0013290C">
        <w:rPr>
          <w:i/>
        </w:rPr>
        <w:t>Date</w:t>
      </w:r>
      <w:r w:rsidRPr="0013290C">
        <w:t>”</w:t>
      </w:r>
      <w:r w:rsidRPr="0013290C">
        <w:rPr>
          <w:spacing w:val="-4"/>
        </w:rPr>
        <w:t xml:space="preserve"> </w:t>
      </w:r>
      <w:r w:rsidRPr="0013290C">
        <w:t>means</w:t>
      </w:r>
      <w:r w:rsidRPr="0013290C">
        <w:rPr>
          <w:spacing w:val="-1"/>
        </w:rPr>
        <w:t xml:space="preserve"> </w:t>
      </w:r>
      <w:r w:rsidRPr="0013290C">
        <w:t>the</w:t>
      </w:r>
      <w:r w:rsidRPr="0013290C">
        <w:rPr>
          <w:spacing w:val="-3"/>
        </w:rPr>
        <w:t xml:space="preserve"> </w:t>
      </w:r>
      <w:r w:rsidRPr="0013290C">
        <w:t>date</w:t>
      </w:r>
      <w:r w:rsidRPr="0013290C">
        <w:rPr>
          <w:spacing w:val="-3"/>
        </w:rPr>
        <w:t xml:space="preserve"> </w:t>
      </w:r>
      <w:r w:rsidRPr="0013290C">
        <w:t>set</w:t>
      </w:r>
      <w:r w:rsidRPr="0013290C">
        <w:rPr>
          <w:spacing w:val="-3"/>
        </w:rPr>
        <w:t xml:space="preserve"> </w:t>
      </w:r>
      <w:r w:rsidRPr="0013290C">
        <w:t>forth</w:t>
      </w:r>
      <w:r w:rsidRPr="0013290C">
        <w:rPr>
          <w:spacing w:val="-3"/>
        </w:rPr>
        <w:t xml:space="preserve"> </w:t>
      </w:r>
      <w:r w:rsidRPr="0013290C">
        <w:t>in</w:t>
      </w:r>
      <w:r w:rsidRPr="0013290C">
        <w:rPr>
          <w:spacing w:val="-3"/>
        </w:rPr>
        <w:t xml:space="preserve"> </w:t>
      </w:r>
      <w:r w:rsidRPr="0013290C">
        <w:t>the</w:t>
      </w:r>
      <w:r w:rsidRPr="0013290C">
        <w:rPr>
          <w:spacing w:val="-3"/>
        </w:rPr>
        <w:t xml:space="preserve"> </w:t>
      </w:r>
      <w:r w:rsidRPr="0013290C">
        <w:t>preamble</w:t>
      </w:r>
      <w:r w:rsidRPr="0013290C">
        <w:rPr>
          <w:spacing w:val="-4"/>
        </w:rPr>
        <w:t xml:space="preserve"> </w:t>
      </w:r>
      <w:r w:rsidRPr="0013290C">
        <w:t>to</w:t>
      </w:r>
      <w:r w:rsidRPr="0013290C">
        <w:rPr>
          <w:spacing w:val="-3"/>
        </w:rPr>
        <w:t xml:space="preserve"> </w:t>
      </w:r>
      <w:r w:rsidRPr="0013290C">
        <w:t>this</w:t>
      </w:r>
      <w:r w:rsidRPr="0013290C">
        <w:rPr>
          <w:spacing w:val="-3"/>
        </w:rPr>
        <w:t xml:space="preserve"> </w:t>
      </w:r>
      <w:r w:rsidRPr="0013290C">
        <w:t>Agreement</w:t>
      </w:r>
      <w:r w:rsidRPr="0013290C">
        <w:rPr>
          <w:spacing w:val="-3"/>
        </w:rPr>
        <w:t xml:space="preserve"> </w:t>
      </w:r>
      <w:r w:rsidRPr="0013290C">
        <w:t>as</w:t>
      </w:r>
      <w:r w:rsidRPr="0013290C">
        <w:rPr>
          <w:spacing w:val="-3"/>
        </w:rPr>
        <w:t xml:space="preserve"> </w:t>
      </w:r>
      <w:r w:rsidRPr="0013290C">
        <w:t>the</w:t>
      </w:r>
      <w:r w:rsidRPr="0013290C">
        <w:rPr>
          <w:spacing w:val="-4"/>
        </w:rPr>
        <w:t xml:space="preserve"> </w:t>
      </w:r>
      <w:r w:rsidRPr="0013290C">
        <w:t>date</w:t>
      </w:r>
      <w:r w:rsidRPr="0013290C">
        <w:rPr>
          <w:spacing w:val="-3"/>
        </w:rPr>
        <w:t xml:space="preserve"> </w:t>
      </w:r>
      <w:r w:rsidRPr="0013290C">
        <w:t>as</w:t>
      </w:r>
      <w:r w:rsidRPr="0013290C">
        <w:rPr>
          <w:spacing w:val="-4"/>
        </w:rPr>
        <w:t xml:space="preserve"> </w:t>
      </w:r>
      <w:r w:rsidRPr="0013290C">
        <w:t>of which</w:t>
      </w:r>
      <w:r w:rsidRPr="0013290C">
        <w:rPr>
          <w:spacing w:val="-3"/>
        </w:rPr>
        <w:t xml:space="preserve"> </w:t>
      </w:r>
      <w:r w:rsidRPr="0013290C">
        <w:t>this</w:t>
      </w:r>
      <w:r w:rsidRPr="0013290C">
        <w:rPr>
          <w:spacing w:val="-3"/>
        </w:rPr>
        <w:t xml:space="preserve"> </w:t>
      </w:r>
      <w:r w:rsidRPr="0013290C">
        <w:t>Agreement</w:t>
      </w:r>
      <w:r w:rsidRPr="0013290C">
        <w:rPr>
          <w:spacing w:val="-3"/>
        </w:rPr>
        <w:t xml:space="preserve"> </w:t>
      </w:r>
      <w:r w:rsidRPr="0013290C">
        <w:t>was</w:t>
      </w:r>
      <w:r w:rsidRPr="0013290C">
        <w:rPr>
          <w:spacing w:val="-3"/>
        </w:rPr>
        <w:t xml:space="preserve"> </w:t>
      </w:r>
      <w:r w:rsidRPr="0013290C">
        <w:t>executed</w:t>
      </w:r>
      <w:r w:rsidRPr="0013290C">
        <w:rPr>
          <w:spacing w:val="-3"/>
        </w:rPr>
        <w:t xml:space="preserve"> </w:t>
      </w:r>
      <w:r w:rsidRPr="0013290C">
        <w:t>by</w:t>
      </w:r>
      <w:r w:rsidRPr="0013290C">
        <w:rPr>
          <w:spacing w:val="-3"/>
        </w:rPr>
        <w:t xml:space="preserve"> </w:t>
      </w:r>
      <w:r w:rsidRPr="0013290C">
        <w:t>Bank</w:t>
      </w:r>
      <w:r w:rsidRPr="0013290C">
        <w:rPr>
          <w:spacing w:val="-3"/>
        </w:rPr>
        <w:t xml:space="preserve"> </w:t>
      </w:r>
      <w:r w:rsidRPr="0013290C">
        <w:t>and</w:t>
      </w:r>
      <w:r w:rsidRPr="0013290C">
        <w:rPr>
          <w:spacing w:val="-1"/>
        </w:rPr>
        <w:t xml:space="preserve"> </w:t>
      </w:r>
      <w:r w:rsidRPr="0013290C">
        <w:t>when</w:t>
      </w:r>
      <w:r w:rsidRPr="0013290C">
        <w:rPr>
          <w:spacing w:val="-3"/>
        </w:rPr>
        <w:t xml:space="preserve"> </w:t>
      </w:r>
      <w:r w:rsidRPr="0013290C">
        <w:t>Bank</w:t>
      </w:r>
      <w:r w:rsidRPr="0013290C">
        <w:rPr>
          <w:spacing w:val="-3"/>
        </w:rPr>
        <w:t xml:space="preserve"> </w:t>
      </w:r>
      <w:r w:rsidRPr="0013290C">
        <w:t>shall</w:t>
      </w:r>
      <w:r w:rsidRPr="0013290C">
        <w:rPr>
          <w:spacing w:val="-3"/>
        </w:rPr>
        <w:t xml:space="preserve"> </w:t>
      </w:r>
      <w:r w:rsidRPr="0013290C">
        <w:t>have</w:t>
      </w:r>
      <w:r w:rsidRPr="0013290C">
        <w:rPr>
          <w:spacing w:val="-2"/>
        </w:rPr>
        <w:t xml:space="preserve"> </w:t>
      </w:r>
      <w:r w:rsidRPr="0013290C">
        <w:t>received</w:t>
      </w:r>
      <w:r w:rsidRPr="0013290C">
        <w:rPr>
          <w:spacing w:val="-3"/>
        </w:rPr>
        <w:t xml:space="preserve"> </w:t>
      </w:r>
      <w:r w:rsidRPr="0013290C">
        <w:t>counterparts hereof that, when taken together, bear the signatures of each of the other parties hereto.</w:t>
      </w:r>
    </w:p>
    <w:p w14:paraId="70A7317F" w14:textId="3FDE8597" w:rsidR="00A37436" w:rsidRPr="0013290C" w:rsidRDefault="009B363F">
      <w:pPr>
        <w:pStyle w:val="BodyText"/>
        <w:spacing w:before="159"/>
        <w:jc w:val="both"/>
      </w:pPr>
      <w:r w:rsidRPr="0013290C">
        <w:t>“</w:t>
      </w:r>
      <w:r w:rsidRPr="0013290C">
        <w:rPr>
          <w:i/>
        </w:rPr>
        <w:t>Address</w:t>
      </w:r>
      <w:r w:rsidRPr="0013290C">
        <w:t>” means the “address” of a party as designated on the signature pages hereto. For the avoidance of doubt, “</w:t>
      </w:r>
      <w:r w:rsidRPr="0013290C">
        <w:rPr>
          <w:i/>
        </w:rPr>
        <w:t>Address</w:t>
      </w:r>
      <w:r w:rsidRPr="0013290C">
        <w:t>”</w:t>
      </w:r>
      <w:r w:rsidRPr="0013290C">
        <w:rPr>
          <w:spacing w:val="-2"/>
        </w:rPr>
        <w:t xml:space="preserve"> </w:t>
      </w:r>
      <w:r w:rsidRPr="0013290C">
        <w:t>includes</w:t>
      </w:r>
      <w:r w:rsidRPr="0013290C">
        <w:rPr>
          <w:spacing w:val="-1"/>
        </w:rPr>
        <w:t xml:space="preserve"> </w:t>
      </w:r>
      <w:r w:rsidRPr="0013290C">
        <w:t>the</w:t>
      </w:r>
      <w:r w:rsidRPr="0013290C">
        <w:rPr>
          <w:spacing w:val="-1"/>
        </w:rPr>
        <w:t xml:space="preserve"> </w:t>
      </w:r>
      <w:r w:rsidRPr="0013290C">
        <w:t>person</w:t>
      </w:r>
      <w:r w:rsidRPr="0013290C">
        <w:rPr>
          <w:spacing w:val="-1"/>
        </w:rPr>
        <w:t xml:space="preserve"> </w:t>
      </w:r>
      <w:r w:rsidRPr="0013290C">
        <w:t>or</w:t>
      </w:r>
      <w:r w:rsidRPr="0013290C">
        <w:rPr>
          <w:spacing w:val="-2"/>
        </w:rPr>
        <w:t xml:space="preserve"> </w:t>
      </w:r>
      <w:r w:rsidRPr="0013290C">
        <w:t>persons</w:t>
      </w:r>
      <w:r w:rsidRPr="0013290C">
        <w:rPr>
          <w:spacing w:val="-1"/>
        </w:rPr>
        <w:t xml:space="preserve"> </w:t>
      </w:r>
      <w:r w:rsidRPr="0013290C">
        <w:t>or</w:t>
      </w:r>
      <w:r w:rsidRPr="0013290C">
        <w:rPr>
          <w:spacing w:val="-2"/>
        </w:rPr>
        <w:t xml:space="preserve"> office, branch, or </w:t>
      </w:r>
      <w:r w:rsidRPr="0013290C">
        <w:t>department of</w:t>
      </w:r>
      <w:r w:rsidRPr="0013290C">
        <w:rPr>
          <w:spacing w:val="-1"/>
        </w:rPr>
        <w:t xml:space="preserve"> </w:t>
      </w:r>
      <w:r w:rsidRPr="0013290C">
        <w:t>the</w:t>
      </w:r>
      <w:r w:rsidRPr="0013290C">
        <w:rPr>
          <w:spacing w:val="-1"/>
        </w:rPr>
        <w:t xml:space="preserve"> </w:t>
      </w:r>
      <w:r w:rsidRPr="0013290C">
        <w:t>party designated on</w:t>
      </w:r>
      <w:r w:rsidRPr="0013290C">
        <w:rPr>
          <w:spacing w:val="1"/>
        </w:rPr>
        <w:t xml:space="preserve"> </w:t>
      </w:r>
      <w:r w:rsidRPr="0013290C">
        <w:t>the</w:t>
      </w:r>
      <w:r w:rsidRPr="0013290C">
        <w:rPr>
          <w:spacing w:val="-1"/>
        </w:rPr>
        <w:t xml:space="preserve"> </w:t>
      </w:r>
      <w:r w:rsidRPr="0013290C">
        <w:t>“attention”</w:t>
      </w:r>
      <w:r w:rsidRPr="0013290C">
        <w:rPr>
          <w:spacing w:val="-1"/>
        </w:rPr>
        <w:t xml:space="preserve"> </w:t>
      </w:r>
      <w:r w:rsidRPr="0013290C">
        <w:rPr>
          <w:spacing w:val="-2"/>
        </w:rPr>
        <w:t>line on the signature pages hereto, as applicable.</w:t>
      </w:r>
    </w:p>
    <w:p w14:paraId="5922C27C" w14:textId="77777777" w:rsidR="00A37436" w:rsidRPr="00A424BB" w:rsidRDefault="009B363F">
      <w:pPr>
        <w:pStyle w:val="BodyText"/>
        <w:spacing w:before="183" w:line="259" w:lineRule="auto"/>
        <w:ind w:right="103"/>
      </w:pPr>
      <w:r w:rsidRPr="00212708">
        <w:t>A “</w:t>
      </w:r>
      <w:r w:rsidRPr="00212708">
        <w:rPr>
          <w:i/>
        </w:rPr>
        <w:t>Business Da</w:t>
      </w:r>
      <w:r w:rsidR="00212708" w:rsidRPr="00212708">
        <w:rPr>
          <w:i/>
        </w:rPr>
        <w:t>y</w:t>
      </w:r>
      <w:r w:rsidR="00212708" w:rsidRPr="00212708">
        <w:t xml:space="preserve">” </w:t>
      </w:r>
      <w:r w:rsidRPr="00212708">
        <w:t>means a day other than a day (A) that is not a “business day” as defined in Federal Reserve Board Regulation CC, 12 CFR Part 229, (B) on which the office, branch or department</w:t>
      </w:r>
      <w:r w:rsidRPr="008A5FE4">
        <w:t xml:space="preserve"> </w:t>
      </w:r>
      <w:r w:rsidRPr="00212708">
        <w:t>of</w:t>
      </w:r>
      <w:r w:rsidRPr="008A5FE4">
        <w:t xml:space="preserve"> </w:t>
      </w:r>
      <w:r w:rsidRPr="00212708">
        <w:t>the</w:t>
      </w:r>
      <w:r w:rsidRPr="008A5FE4">
        <w:t xml:space="preserve"> </w:t>
      </w:r>
      <w:r w:rsidRPr="00212708">
        <w:t>Bank</w:t>
      </w:r>
      <w:r w:rsidRPr="008A5FE4">
        <w:t xml:space="preserve"> </w:t>
      </w:r>
      <w:r w:rsidRPr="00212708">
        <w:t>specified</w:t>
      </w:r>
      <w:r w:rsidRPr="008A5FE4">
        <w:t xml:space="preserve"> </w:t>
      </w:r>
      <w:r w:rsidRPr="00212708">
        <w:t>as</w:t>
      </w:r>
      <w:r w:rsidRPr="008A5FE4">
        <w:t xml:space="preserve"> </w:t>
      </w:r>
      <w:r w:rsidRPr="00212708">
        <w:t>the</w:t>
      </w:r>
      <w:r w:rsidRPr="008A5FE4">
        <w:t xml:space="preserve"> </w:t>
      </w:r>
      <w:r w:rsidRPr="00212708">
        <w:t>Bank’s</w:t>
      </w:r>
      <w:r w:rsidRPr="008A5FE4">
        <w:t xml:space="preserve"> </w:t>
      </w:r>
      <w:r w:rsidRPr="00212708">
        <w:t>address</w:t>
      </w:r>
      <w:r w:rsidRPr="008A5FE4">
        <w:t xml:space="preserve"> </w:t>
      </w:r>
      <w:r w:rsidRPr="00212708">
        <w:t>specified</w:t>
      </w:r>
      <w:r w:rsidRPr="008A5FE4">
        <w:t xml:space="preserve"> </w:t>
      </w:r>
      <w:r w:rsidRPr="00212708">
        <w:t>on</w:t>
      </w:r>
      <w:r w:rsidRPr="008A5FE4">
        <w:t xml:space="preserve"> </w:t>
      </w:r>
      <w:r w:rsidRPr="00212708">
        <w:t>the</w:t>
      </w:r>
      <w:r w:rsidRPr="008A5FE4">
        <w:t xml:space="preserve"> </w:t>
      </w:r>
      <w:r w:rsidRPr="00212708">
        <w:t>signature</w:t>
      </w:r>
      <w:r w:rsidRPr="008A5FE4">
        <w:t xml:space="preserve"> </w:t>
      </w:r>
      <w:r w:rsidRPr="00212708">
        <w:t>pages</w:t>
      </w:r>
      <w:r w:rsidRPr="008A5FE4">
        <w:t xml:space="preserve"> </w:t>
      </w:r>
      <w:r w:rsidRPr="00212708">
        <w:t>hereto</w:t>
      </w:r>
      <w:r w:rsidR="008E68F7">
        <w:t xml:space="preserve"> </w:t>
      </w:r>
      <w:r w:rsidRPr="008A5FE4">
        <w:t xml:space="preserve"> </w:t>
      </w:r>
      <w:r w:rsidRPr="00212708">
        <w:t>is closed, or (C) on which commercial banks are closed in the State of New York.</w:t>
      </w:r>
    </w:p>
    <w:p w14:paraId="258BF0D5" w14:textId="67596F17" w:rsidR="00A37436" w:rsidRPr="0013290C" w:rsidRDefault="009B363F">
      <w:pPr>
        <w:pStyle w:val="BodyText"/>
        <w:spacing w:before="159" w:line="259" w:lineRule="auto"/>
        <w:ind w:right="103"/>
      </w:pPr>
      <w:r w:rsidRPr="007B01BD">
        <w:t>“</w:t>
      </w:r>
      <w:r w:rsidRPr="0013290C">
        <w:rPr>
          <w:i/>
        </w:rPr>
        <w:t>Claim</w:t>
      </w:r>
      <w:r w:rsidRPr="0013290C">
        <w:t>” means a claim, loss, cost, damage, liability, action or expense, and includes out-of- pocket</w:t>
      </w:r>
      <w:r w:rsidRPr="0013290C">
        <w:rPr>
          <w:spacing w:val="-4"/>
        </w:rPr>
        <w:t xml:space="preserve"> </w:t>
      </w:r>
      <w:r w:rsidRPr="0013290C">
        <w:t>or</w:t>
      </w:r>
      <w:r w:rsidRPr="0013290C">
        <w:rPr>
          <w:spacing w:val="-4"/>
        </w:rPr>
        <w:t xml:space="preserve"> </w:t>
      </w:r>
      <w:r w:rsidR="00DF71C5">
        <w:rPr>
          <w:spacing w:val="-4"/>
        </w:rPr>
        <w:t xml:space="preserve">reasonable and documented </w:t>
      </w:r>
      <w:r w:rsidRPr="0013290C">
        <w:t>external</w:t>
      </w:r>
      <w:r w:rsidRPr="0013290C">
        <w:rPr>
          <w:spacing w:val="-4"/>
        </w:rPr>
        <w:t xml:space="preserve"> </w:t>
      </w:r>
      <w:r w:rsidRPr="0013290C">
        <w:t>legal</w:t>
      </w:r>
      <w:r w:rsidRPr="0013290C">
        <w:rPr>
          <w:spacing w:val="-4"/>
        </w:rPr>
        <w:t xml:space="preserve"> </w:t>
      </w:r>
      <w:r w:rsidRPr="0013290C">
        <w:t>fees</w:t>
      </w:r>
      <w:r w:rsidRPr="0013290C">
        <w:rPr>
          <w:spacing w:val="-2"/>
        </w:rPr>
        <w:t xml:space="preserve"> </w:t>
      </w:r>
      <w:r w:rsidRPr="0013290C">
        <w:t>and</w:t>
      </w:r>
      <w:r w:rsidRPr="0013290C">
        <w:rPr>
          <w:spacing w:val="-4"/>
        </w:rPr>
        <w:t xml:space="preserve"> </w:t>
      </w:r>
      <w:r w:rsidRPr="0013290C">
        <w:t>expenses</w:t>
      </w:r>
      <w:r w:rsidRPr="0013290C">
        <w:rPr>
          <w:spacing w:val="-4"/>
        </w:rPr>
        <w:t xml:space="preserve"> </w:t>
      </w:r>
      <w:r w:rsidRPr="0013290C">
        <w:t>incurred</w:t>
      </w:r>
      <w:r w:rsidRPr="0013290C">
        <w:rPr>
          <w:spacing w:val="-4"/>
        </w:rPr>
        <w:t xml:space="preserve"> </w:t>
      </w:r>
      <w:r w:rsidRPr="0013290C">
        <w:t>in</w:t>
      </w:r>
      <w:r w:rsidRPr="0013290C">
        <w:rPr>
          <w:spacing w:val="-4"/>
        </w:rPr>
        <w:t xml:space="preserve"> </w:t>
      </w:r>
      <w:r w:rsidRPr="0013290C">
        <w:t>bringing</w:t>
      </w:r>
      <w:r w:rsidRPr="0013290C">
        <w:rPr>
          <w:spacing w:val="-4"/>
        </w:rPr>
        <w:t xml:space="preserve"> </w:t>
      </w:r>
      <w:r w:rsidRPr="0013290C">
        <w:t>or</w:t>
      </w:r>
      <w:r w:rsidRPr="0013290C">
        <w:rPr>
          <w:spacing w:val="-5"/>
        </w:rPr>
        <w:t xml:space="preserve"> </w:t>
      </w:r>
      <w:r w:rsidRPr="0013290C">
        <w:t>defending such Claim.</w:t>
      </w:r>
    </w:p>
    <w:p w14:paraId="04A2D06F" w14:textId="77777777" w:rsidR="00A37436" w:rsidRPr="0013290C" w:rsidRDefault="009B363F">
      <w:pPr>
        <w:pStyle w:val="BodyText"/>
        <w:spacing w:before="160"/>
        <w:jc w:val="both"/>
      </w:pPr>
      <w:r w:rsidRPr="0013290C">
        <w:t>A</w:t>
      </w:r>
      <w:r w:rsidRPr="0013290C">
        <w:rPr>
          <w:spacing w:val="-4"/>
        </w:rPr>
        <w:t xml:space="preserve"> </w:t>
      </w:r>
      <w:r w:rsidRPr="0013290C">
        <w:t>“</w:t>
      </w:r>
      <w:r w:rsidRPr="0013290C">
        <w:rPr>
          <w:i/>
        </w:rPr>
        <w:t>communication</w:t>
      </w:r>
      <w:r w:rsidRPr="0013290C">
        <w:t>”</w:t>
      </w:r>
      <w:r w:rsidRPr="0013290C">
        <w:rPr>
          <w:spacing w:val="-3"/>
        </w:rPr>
        <w:t xml:space="preserve"> </w:t>
      </w:r>
      <w:r w:rsidRPr="0013290C">
        <w:t>includes</w:t>
      </w:r>
      <w:r w:rsidRPr="0013290C">
        <w:rPr>
          <w:spacing w:val="-2"/>
        </w:rPr>
        <w:t xml:space="preserve"> </w:t>
      </w:r>
      <w:r w:rsidRPr="0013290C">
        <w:t>the</w:t>
      </w:r>
      <w:r w:rsidRPr="0013290C">
        <w:rPr>
          <w:spacing w:val="-1"/>
        </w:rPr>
        <w:t xml:space="preserve"> </w:t>
      </w:r>
      <w:r w:rsidRPr="0013290C">
        <w:t>Initial Instruction,</w:t>
      </w:r>
      <w:r w:rsidRPr="0013290C">
        <w:rPr>
          <w:spacing w:val="-3"/>
        </w:rPr>
        <w:t xml:space="preserve"> </w:t>
      </w:r>
      <w:r w:rsidRPr="0013290C">
        <w:t>and</w:t>
      </w:r>
      <w:r w:rsidRPr="0013290C">
        <w:rPr>
          <w:spacing w:val="-2"/>
        </w:rPr>
        <w:t xml:space="preserve"> </w:t>
      </w:r>
      <w:r w:rsidRPr="0013290C">
        <w:t>a</w:t>
      </w:r>
      <w:r w:rsidRPr="0013290C">
        <w:rPr>
          <w:spacing w:val="-3"/>
        </w:rPr>
        <w:t xml:space="preserve"> </w:t>
      </w:r>
      <w:r w:rsidRPr="0013290C">
        <w:t>Disposition</w:t>
      </w:r>
      <w:r w:rsidRPr="0013290C">
        <w:rPr>
          <w:spacing w:val="-2"/>
        </w:rPr>
        <w:t xml:space="preserve"> </w:t>
      </w:r>
      <w:r w:rsidRPr="0013290C">
        <w:t>Instruction</w:t>
      </w:r>
      <w:r w:rsidRPr="0013290C">
        <w:rPr>
          <w:spacing w:val="-2"/>
        </w:rPr>
        <w:t xml:space="preserve"> </w:t>
      </w:r>
      <w:r w:rsidRPr="0013290C">
        <w:t>or</w:t>
      </w:r>
      <w:r w:rsidRPr="0013290C">
        <w:rPr>
          <w:spacing w:val="-4"/>
        </w:rPr>
        <w:t xml:space="preserve"> </w:t>
      </w:r>
      <w:r w:rsidRPr="0013290C">
        <w:t>a</w:t>
      </w:r>
      <w:r w:rsidRPr="0013290C">
        <w:rPr>
          <w:spacing w:val="-3"/>
        </w:rPr>
        <w:t xml:space="preserve"> </w:t>
      </w:r>
      <w:r w:rsidRPr="0013290C">
        <w:rPr>
          <w:spacing w:val="-2"/>
        </w:rPr>
        <w:t>notice.</w:t>
      </w:r>
    </w:p>
    <w:p w14:paraId="7522D683" w14:textId="77777777" w:rsidR="00A37436" w:rsidRPr="00A424BB" w:rsidRDefault="009B363F">
      <w:pPr>
        <w:pStyle w:val="BodyText"/>
        <w:spacing w:before="182" w:line="259" w:lineRule="auto"/>
        <w:ind w:right="197"/>
      </w:pPr>
      <w:r w:rsidRPr="0013290C">
        <w:t>“</w:t>
      </w:r>
      <w:r w:rsidRPr="0013290C">
        <w:rPr>
          <w:i/>
        </w:rPr>
        <w:t>Deposit</w:t>
      </w:r>
      <w:r w:rsidRPr="0013290C">
        <w:rPr>
          <w:i/>
          <w:spacing w:val="-3"/>
        </w:rPr>
        <w:t xml:space="preserve"> </w:t>
      </w:r>
      <w:r w:rsidRPr="0013290C">
        <w:rPr>
          <w:i/>
        </w:rPr>
        <w:t>Account</w:t>
      </w:r>
      <w:r w:rsidRPr="0013290C">
        <w:t>”</w:t>
      </w:r>
      <w:r w:rsidRPr="0013290C">
        <w:rPr>
          <w:spacing w:val="-4"/>
        </w:rPr>
        <w:t xml:space="preserve"> </w:t>
      </w:r>
      <w:r w:rsidRPr="0013290C">
        <w:t>has</w:t>
      </w:r>
      <w:r w:rsidRPr="0013290C">
        <w:rPr>
          <w:spacing w:val="-4"/>
        </w:rPr>
        <w:t xml:space="preserve"> </w:t>
      </w:r>
      <w:r w:rsidRPr="0013290C">
        <w:t>the</w:t>
      </w:r>
      <w:r w:rsidRPr="0013290C">
        <w:rPr>
          <w:spacing w:val="-4"/>
        </w:rPr>
        <w:t xml:space="preserve"> </w:t>
      </w:r>
      <w:r w:rsidRPr="0013290C">
        <w:t>meaning</w:t>
      </w:r>
      <w:r w:rsidRPr="0013290C">
        <w:rPr>
          <w:spacing w:val="-3"/>
        </w:rPr>
        <w:t xml:space="preserve"> </w:t>
      </w:r>
      <w:r w:rsidRPr="0013290C">
        <w:t>set</w:t>
      </w:r>
      <w:r w:rsidRPr="0013290C">
        <w:rPr>
          <w:spacing w:val="-3"/>
        </w:rPr>
        <w:t xml:space="preserve"> </w:t>
      </w:r>
      <w:r w:rsidRPr="0013290C">
        <w:t>forth</w:t>
      </w:r>
      <w:r w:rsidRPr="0013290C">
        <w:rPr>
          <w:spacing w:val="-3"/>
        </w:rPr>
        <w:t xml:space="preserve"> </w:t>
      </w:r>
      <w:r w:rsidRPr="0013290C">
        <w:t>in</w:t>
      </w:r>
      <w:r w:rsidRPr="0013290C">
        <w:rPr>
          <w:spacing w:val="-3"/>
        </w:rPr>
        <w:t xml:space="preserve"> </w:t>
      </w:r>
      <w:r w:rsidRPr="0013290C">
        <w:t>the</w:t>
      </w:r>
      <w:r w:rsidRPr="0013290C">
        <w:rPr>
          <w:spacing w:val="-2"/>
        </w:rPr>
        <w:t xml:space="preserve"> </w:t>
      </w:r>
      <w:r w:rsidRPr="0013290C">
        <w:t>“Background”</w:t>
      </w:r>
      <w:r w:rsidRPr="0013290C">
        <w:rPr>
          <w:spacing w:val="-4"/>
        </w:rPr>
        <w:t xml:space="preserve"> </w:t>
      </w:r>
      <w:r w:rsidRPr="0013290C">
        <w:t>of</w:t>
      </w:r>
      <w:r w:rsidRPr="0013290C">
        <w:rPr>
          <w:spacing w:val="-3"/>
        </w:rPr>
        <w:t xml:space="preserve"> </w:t>
      </w:r>
      <w:r w:rsidRPr="0013290C">
        <w:t>this</w:t>
      </w:r>
      <w:r w:rsidRPr="0013290C">
        <w:rPr>
          <w:spacing w:val="-3"/>
        </w:rPr>
        <w:t xml:space="preserve"> </w:t>
      </w:r>
      <w:r w:rsidRPr="0013290C">
        <w:t>Agreement.</w:t>
      </w:r>
      <w:r w:rsidRPr="0013290C">
        <w:rPr>
          <w:spacing w:val="-3"/>
        </w:rPr>
        <w:t xml:space="preserve"> </w:t>
      </w:r>
      <w:r w:rsidRPr="0013290C">
        <w:t xml:space="preserve">The </w:t>
      </w:r>
      <w:r w:rsidRPr="0013290C">
        <w:lastRenderedPageBreak/>
        <w:t>Deposit Account is identifie</w:t>
      </w:r>
      <w:r w:rsidRPr="008E68F7">
        <w:t>d on Schedule A to this Agreement.</w:t>
      </w:r>
    </w:p>
    <w:p w14:paraId="548C5587" w14:textId="2D2BD657" w:rsidR="00A37436" w:rsidRPr="0013290C" w:rsidRDefault="009B363F">
      <w:pPr>
        <w:pStyle w:val="BodyText"/>
        <w:spacing w:before="158" w:line="261" w:lineRule="auto"/>
        <w:ind w:right="103"/>
      </w:pPr>
      <w:r w:rsidRPr="007B01BD">
        <w:t>“</w:t>
      </w:r>
      <w:r w:rsidRPr="007B01BD">
        <w:rPr>
          <w:i/>
        </w:rPr>
        <w:t>Deposit-</w:t>
      </w:r>
      <w:r w:rsidRPr="0013290C">
        <w:rPr>
          <w:i/>
        </w:rPr>
        <w:t>Related</w:t>
      </w:r>
      <w:r w:rsidRPr="0013290C">
        <w:rPr>
          <w:i/>
          <w:spacing w:val="-4"/>
        </w:rPr>
        <w:t xml:space="preserve"> </w:t>
      </w:r>
      <w:r w:rsidRPr="0013290C">
        <w:rPr>
          <w:i/>
        </w:rPr>
        <w:t>Agreements</w:t>
      </w:r>
      <w:r w:rsidRPr="0013290C">
        <w:t>”</w:t>
      </w:r>
      <w:r w:rsidRPr="0013290C">
        <w:rPr>
          <w:spacing w:val="-5"/>
        </w:rPr>
        <w:t xml:space="preserve"> </w:t>
      </w:r>
      <w:r w:rsidRPr="0013290C">
        <w:t>means,</w:t>
      </w:r>
      <w:r w:rsidRPr="0013290C">
        <w:rPr>
          <w:spacing w:val="-4"/>
        </w:rPr>
        <w:t xml:space="preserve"> </w:t>
      </w:r>
      <w:r w:rsidRPr="0013290C">
        <w:t>collectively,</w:t>
      </w:r>
      <w:r w:rsidRPr="0013290C">
        <w:rPr>
          <w:spacing w:val="-4"/>
        </w:rPr>
        <w:t xml:space="preserve"> </w:t>
      </w:r>
      <w:r w:rsidRPr="0013290C">
        <w:t>the</w:t>
      </w:r>
      <w:r w:rsidRPr="0013290C">
        <w:rPr>
          <w:spacing w:val="-5"/>
        </w:rPr>
        <w:t xml:space="preserve"> </w:t>
      </w:r>
      <w:r w:rsidRPr="0013290C">
        <w:t>deposit</w:t>
      </w:r>
      <w:r w:rsidRPr="0013290C">
        <w:rPr>
          <w:spacing w:val="-4"/>
        </w:rPr>
        <w:t xml:space="preserve"> </w:t>
      </w:r>
      <w:r w:rsidRPr="0013290C">
        <w:t>account</w:t>
      </w:r>
      <w:r w:rsidRPr="0013290C">
        <w:rPr>
          <w:spacing w:val="-4"/>
        </w:rPr>
        <w:t xml:space="preserve"> </w:t>
      </w:r>
      <w:r w:rsidRPr="0013290C">
        <w:t>agreement</w:t>
      </w:r>
      <w:r w:rsidRPr="0013290C">
        <w:rPr>
          <w:spacing w:val="-4"/>
        </w:rPr>
        <w:t xml:space="preserve"> </w:t>
      </w:r>
      <w:r w:rsidRPr="0013290C">
        <w:t>and</w:t>
      </w:r>
      <w:r w:rsidRPr="0013290C">
        <w:rPr>
          <w:spacing w:val="-4"/>
        </w:rPr>
        <w:t xml:space="preserve"> </w:t>
      </w:r>
      <w:r w:rsidRPr="0013290C">
        <w:t>any</w:t>
      </w:r>
      <w:r w:rsidRPr="0013290C">
        <w:rPr>
          <w:spacing w:val="-4"/>
        </w:rPr>
        <w:t xml:space="preserve"> </w:t>
      </w:r>
      <w:r w:rsidRPr="0013290C">
        <w:t xml:space="preserve">other agreements between the Bank and the Debtor or the Platform </w:t>
      </w:r>
      <w:r w:rsidRPr="00212708">
        <w:t>governing the Deposit Account and any cash management</w:t>
      </w:r>
      <w:r w:rsidRPr="00212708">
        <w:rPr>
          <w:spacing w:val="-3"/>
        </w:rPr>
        <w:t xml:space="preserve"> </w:t>
      </w:r>
      <w:r w:rsidRPr="00212708">
        <w:t>or</w:t>
      </w:r>
      <w:r w:rsidRPr="00212708">
        <w:rPr>
          <w:spacing w:val="-4"/>
        </w:rPr>
        <w:t xml:space="preserve"> </w:t>
      </w:r>
      <w:r w:rsidRPr="00212708">
        <w:t>similar</w:t>
      </w:r>
      <w:r w:rsidRPr="00A424BB">
        <w:rPr>
          <w:spacing w:val="-3"/>
        </w:rPr>
        <w:t xml:space="preserve"> </w:t>
      </w:r>
      <w:r w:rsidRPr="00A424BB">
        <w:t>services</w:t>
      </w:r>
      <w:r w:rsidRPr="00A424BB">
        <w:rPr>
          <w:spacing w:val="-3"/>
        </w:rPr>
        <w:t xml:space="preserve"> </w:t>
      </w:r>
      <w:r w:rsidRPr="00A424BB">
        <w:t>provided</w:t>
      </w:r>
      <w:r w:rsidRPr="00A424BB">
        <w:rPr>
          <w:spacing w:val="-3"/>
        </w:rPr>
        <w:t xml:space="preserve"> </w:t>
      </w:r>
      <w:r w:rsidRPr="00A424BB">
        <w:t>by</w:t>
      </w:r>
      <w:r w:rsidRPr="00A424BB">
        <w:rPr>
          <w:spacing w:val="-3"/>
        </w:rPr>
        <w:t xml:space="preserve"> </w:t>
      </w:r>
      <w:r w:rsidRPr="00A424BB">
        <w:t>the</w:t>
      </w:r>
      <w:r w:rsidRPr="00A424BB">
        <w:rPr>
          <w:spacing w:val="-2"/>
        </w:rPr>
        <w:t xml:space="preserve"> </w:t>
      </w:r>
      <w:r w:rsidRPr="00A424BB">
        <w:t>Bank</w:t>
      </w:r>
      <w:r w:rsidRPr="007B01BD">
        <w:rPr>
          <w:spacing w:val="-3"/>
        </w:rPr>
        <w:t xml:space="preserve"> </w:t>
      </w:r>
      <w:r w:rsidRPr="007B01BD">
        <w:t>to</w:t>
      </w:r>
      <w:r w:rsidRPr="007B01BD">
        <w:rPr>
          <w:spacing w:val="-3"/>
        </w:rPr>
        <w:t xml:space="preserve"> </w:t>
      </w:r>
      <w:r w:rsidRPr="007B01BD">
        <w:t>the</w:t>
      </w:r>
      <w:r w:rsidRPr="00B93387">
        <w:rPr>
          <w:spacing w:val="-4"/>
        </w:rPr>
        <w:t xml:space="preserve"> </w:t>
      </w:r>
      <w:r w:rsidRPr="00B93387">
        <w:t>Debtor or the Platform</w:t>
      </w:r>
      <w:r w:rsidRPr="0013290C">
        <w:rPr>
          <w:spacing w:val="-3"/>
        </w:rPr>
        <w:t xml:space="preserve"> </w:t>
      </w:r>
      <w:r w:rsidRPr="0013290C">
        <w:t>in</w:t>
      </w:r>
      <w:r w:rsidRPr="0013290C">
        <w:rPr>
          <w:spacing w:val="-3"/>
        </w:rPr>
        <w:t xml:space="preserve"> </w:t>
      </w:r>
      <w:r w:rsidRPr="0013290C">
        <w:t>connection</w:t>
      </w:r>
      <w:r w:rsidRPr="0013290C">
        <w:rPr>
          <w:spacing w:val="-3"/>
        </w:rPr>
        <w:t xml:space="preserve"> </w:t>
      </w:r>
      <w:r w:rsidRPr="0013290C">
        <w:t>with</w:t>
      </w:r>
      <w:r w:rsidRPr="0013290C">
        <w:rPr>
          <w:spacing w:val="-3"/>
        </w:rPr>
        <w:t xml:space="preserve"> </w:t>
      </w:r>
      <w:r w:rsidRPr="0013290C">
        <w:t>the Deposit Account, each as may be amended, modified or supplemented from time to time.</w:t>
      </w:r>
    </w:p>
    <w:p w14:paraId="26B9F24A" w14:textId="488ED2BD" w:rsidR="00A37436" w:rsidRPr="0013290C" w:rsidRDefault="009B363F">
      <w:pPr>
        <w:pStyle w:val="BodyText"/>
        <w:spacing w:before="160" w:line="259" w:lineRule="auto"/>
        <w:ind w:right="226"/>
        <w:jc w:val="both"/>
      </w:pPr>
      <w:r w:rsidRPr="0013290C">
        <w:t>“</w:t>
      </w:r>
      <w:r w:rsidRPr="0013290C">
        <w:rPr>
          <w:i/>
        </w:rPr>
        <w:t>Disposition</w:t>
      </w:r>
      <w:r w:rsidRPr="0013290C">
        <w:rPr>
          <w:i/>
          <w:spacing w:val="-3"/>
        </w:rPr>
        <w:t xml:space="preserve"> </w:t>
      </w:r>
      <w:r w:rsidRPr="0013290C">
        <w:rPr>
          <w:i/>
        </w:rPr>
        <w:t>Instruction</w:t>
      </w:r>
      <w:r w:rsidRPr="0013290C">
        <w:t>”</w:t>
      </w:r>
      <w:r w:rsidRPr="0013290C">
        <w:rPr>
          <w:spacing w:val="-4"/>
        </w:rPr>
        <w:t xml:space="preserve"> </w:t>
      </w:r>
      <w:r w:rsidRPr="0013290C">
        <w:t>means</w:t>
      </w:r>
      <w:r w:rsidRPr="0013290C">
        <w:rPr>
          <w:spacing w:val="-3"/>
        </w:rPr>
        <w:t xml:space="preserve"> </w:t>
      </w:r>
      <w:r w:rsidRPr="0013290C">
        <w:t>an</w:t>
      </w:r>
      <w:r w:rsidRPr="0013290C">
        <w:rPr>
          <w:spacing w:val="-3"/>
        </w:rPr>
        <w:t xml:space="preserve"> </w:t>
      </w:r>
      <w:r w:rsidRPr="0013290C">
        <w:t>instruction</w:t>
      </w:r>
      <w:r w:rsidRPr="0013290C">
        <w:rPr>
          <w:spacing w:val="-3"/>
        </w:rPr>
        <w:t xml:space="preserve"> </w:t>
      </w:r>
      <w:r w:rsidRPr="0013290C">
        <w:t>to</w:t>
      </w:r>
      <w:r w:rsidRPr="0013290C">
        <w:rPr>
          <w:spacing w:val="-3"/>
        </w:rPr>
        <w:t xml:space="preserve"> </w:t>
      </w:r>
      <w:r w:rsidRPr="0013290C">
        <w:t>the</w:t>
      </w:r>
      <w:r w:rsidRPr="0013290C">
        <w:rPr>
          <w:spacing w:val="-4"/>
        </w:rPr>
        <w:t xml:space="preserve"> </w:t>
      </w:r>
      <w:r w:rsidRPr="0013290C">
        <w:t>Bank</w:t>
      </w:r>
      <w:r w:rsidRPr="0013290C">
        <w:rPr>
          <w:spacing w:val="-3"/>
        </w:rPr>
        <w:t xml:space="preserve"> </w:t>
      </w:r>
      <w:r w:rsidRPr="0013290C">
        <w:t>directing</w:t>
      </w:r>
      <w:r w:rsidRPr="0013290C">
        <w:rPr>
          <w:spacing w:val="-3"/>
        </w:rPr>
        <w:t xml:space="preserve"> </w:t>
      </w:r>
      <w:r w:rsidRPr="0013290C">
        <w:t>the</w:t>
      </w:r>
      <w:r w:rsidRPr="0013290C">
        <w:rPr>
          <w:spacing w:val="-3"/>
        </w:rPr>
        <w:t xml:space="preserve"> </w:t>
      </w:r>
      <w:r w:rsidRPr="0013290C">
        <w:t>disposition</w:t>
      </w:r>
      <w:r w:rsidRPr="0013290C">
        <w:rPr>
          <w:spacing w:val="-3"/>
        </w:rPr>
        <w:t xml:space="preserve"> </w:t>
      </w:r>
      <w:r w:rsidRPr="0013290C">
        <w:t>of</w:t>
      </w:r>
      <w:r w:rsidRPr="0013290C">
        <w:rPr>
          <w:spacing w:val="-4"/>
        </w:rPr>
        <w:t xml:space="preserve"> </w:t>
      </w:r>
      <w:r w:rsidRPr="0013290C">
        <w:t>the</w:t>
      </w:r>
      <w:r w:rsidRPr="0013290C">
        <w:rPr>
          <w:spacing w:val="-3"/>
        </w:rPr>
        <w:t xml:space="preserve"> </w:t>
      </w:r>
      <w:r w:rsidRPr="0013290C">
        <w:t>Funds.</w:t>
      </w:r>
      <w:r w:rsidRPr="0013290C">
        <w:rPr>
          <w:spacing w:val="-1"/>
        </w:rPr>
        <w:t xml:space="preserve"> </w:t>
      </w:r>
      <w:r w:rsidRPr="0013290C">
        <w:t>The</w:t>
      </w:r>
      <w:r w:rsidRPr="0013290C">
        <w:rPr>
          <w:spacing w:val="-5"/>
        </w:rPr>
        <w:t xml:space="preserve"> </w:t>
      </w:r>
      <w:r w:rsidRPr="0013290C">
        <w:t>Secured</w:t>
      </w:r>
      <w:r w:rsidRPr="0013290C">
        <w:rPr>
          <w:spacing w:val="-3"/>
        </w:rPr>
        <w:t xml:space="preserve"> </w:t>
      </w:r>
      <w:r w:rsidRPr="0013290C">
        <w:t>Party’s</w:t>
      </w:r>
      <w:r w:rsidRPr="0013290C">
        <w:rPr>
          <w:spacing w:val="-1"/>
        </w:rPr>
        <w:t xml:space="preserve"> </w:t>
      </w:r>
      <w:r w:rsidRPr="0013290C">
        <w:t>Disposition</w:t>
      </w:r>
      <w:r w:rsidRPr="0013290C">
        <w:rPr>
          <w:spacing w:val="-3"/>
        </w:rPr>
        <w:t xml:space="preserve"> </w:t>
      </w:r>
      <w:r w:rsidRPr="0013290C">
        <w:t>Instruction</w:t>
      </w:r>
      <w:r w:rsidRPr="0013290C">
        <w:rPr>
          <w:spacing w:val="-3"/>
        </w:rPr>
        <w:t xml:space="preserve"> </w:t>
      </w:r>
      <w:r w:rsidRPr="0013290C">
        <w:t>shall</w:t>
      </w:r>
      <w:r w:rsidRPr="0013290C">
        <w:rPr>
          <w:spacing w:val="-3"/>
        </w:rPr>
        <w:t xml:space="preserve"> </w:t>
      </w:r>
      <w:r w:rsidRPr="0013290C">
        <w:t>be</w:t>
      </w:r>
      <w:r w:rsidRPr="0013290C">
        <w:rPr>
          <w:spacing w:val="-4"/>
        </w:rPr>
        <w:t xml:space="preserve"> </w:t>
      </w:r>
      <w:r w:rsidRPr="0013290C">
        <w:t>substantially in</w:t>
      </w:r>
      <w:r w:rsidRPr="0013290C">
        <w:rPr>
          <w:spacing w:val="-3"/>
        </w:rPr>
        <w:t xml:space="preserve"> </w:t>
      </w:r>
      <w:r w:rsidRPr="0013290C">
        <w:t>the form of Exhibit A attached hereto and made a part of this Agreement.</w:t>
      </w:r>
    </w:p>
    <w:p w14:paraId="4690B6FB" w14:textId="77777777" w:rsidR="00A37436" w:rsidRPr="0013290C" w:rsidRDefault="009B363F">
      <w:pPr>
        <w:pStyle w:val="BodyText"/>
        <w:spacing w:before="160" w:line="259" w:lineRule="auto"/>
        <w:ind w:right="176"/>
      </w:pPr>
      <w:r w:rsidRPr="0013290C">
        <w:t>“</w:t>
      </w:r>
      <w:r w:rsidRPr="0013290C">
        <w:rPr>
          <w:i/>
        </w:rPr>
        <w:t>Initial Instruction</w:t>
      </w:r>
      <w:r w:rsidRPr="0013290C">
        <w:t>” means the first instruction to the Bank originated by the Secured Party directing that the Bank no longer comply with the Debtor’s Disposition Instructions, in substantially the form of Exhibit B attached hereto and made a part of this Agreement. The Initial</w:t>
      </w:r>
      <w:r w:rsidRPr="0013290C">
        <w:rPr>
          <w:spacing w:val="-2"/>
        </w:rPr>
        <w:t xml:space="preserve"> </w:t>
      </w:r>
      <w:r w:rsidRPr="0013290C">
        <w:t>Instruction</w:t>
      </w:r>
      <w:r w:rsidRPr="0013290C">
        <w:rPr>
          <w:spacing w:val="-4"/>
        </w:rPr>
        <w:t xml:space="preserve"> </w:t>
      </w:r>
      <w:r w:rsidRPr="0013290C">
        <w:t>may</w:t>
      </w:r>
      <w:r w:rsidRPr="0013290C">
        <w:rPr>
          <w:spacing w:val="-4"/>
        </w:rPr>
        <w:t xml:space="preserve"> </w:t>
      </w:r>
      <w:r w:rsidRPr="0013290C">
        <w:t>also</w:t>
      </w:r>
      <w:r w:rsidRPr="0013290C">
        <w:rPr>
          <w:spacing w:val="-4"/>
        </w:rPr>
        <w:t xml:space="preserve"> </w:t>
      </w:r>
      <w:r w:rsidRPr="0013290C">
        <w:t>contain</w:t>
      </w:r>
      <w:r w:rsidRPr="0013290C">
        <w:rPr>
          <w:spacing w:val="-4"/>
        </w:rPr>
        <w:t xml:space="preserve"> </w:t>
      </w:r>
      <w:r w:rsidRPr="0013290C">
        <w:t>a</w:t>
      </w:r>
      <w:r w:rsidRPr="0013290C">
        <w:rPr>
          <w:spacing w:val="-4"/>
        </w:rPr>
        <w:t xml:space="preserve"> </w:t>
      </w:r>
      <w:r w:rsidRPr="0013290C">
        <w:t>Disposition</w:t>
      </w:r>
      <w:r w:rsidRPr="0013290C">
        <w:rPr>
          <w:spacing w:val="-4"/>
        </w:rPr>
        <w:t xml:space="preserve"> </w:t>
      </w:r>
      <w:r w:rsidRPr="0013290C">
        <w:t>Instruction</w:t>
      </w:r>
      <w:r w:rsidRPr="0013290C">
        <w:rPr>
          <w:spacing w:val="-4"/>
        </w:rPr>
        <w:t xml:space="preserve"> </w:t>
      </w:r>
      <w:r w:rsidRPr="0013290C">
        <w:t>originated</w:t>
      </w:r>
      <w:r w:rsidRPr="0013290C">
        <w:rPr>
          <w:spacing w:val="-4"/>
        </w:rPr>
        <w:t xml:space="preserve"> </w:t>
      </w:r>
      <w:r w:rsidRPr="0013290C">
        <w:t>by</w:t>
      </w:r>
      <w:r w:rsidRPr="0013290C">
        <w:rPr>
          <w:spacing w:val="-4"/>
        </w:rPr>
        <w:t xml:space="preserve"> </w:t>
      </w:r>
      <w:r w:rsidRPr="0013290C">
        <w:t>the</w:t>
      </w:r>
      <w:r w:rsidRPr="0013290C">
        <w:rPr>
          <w:spacing w:val="-5"/>
        </w:rPr>
        <w:t xml:space="preserve"> </w:t>
      </w:r>
      <w:r w:rsidRPr="0013290C">
        <w:t>Secured</w:t>
      </w:r>
      <w:r w:rsidRPr="0013290C">
        <w:rPr>
          <w:spacing w:val="-4"/>
        </w:rPr>
        <w:t xml:space="preserve"> </w:t>
      </w:r>
      <w:r w:rsidRPr="0013290C">
        <w:t>Party.</w:t>
      </w:r>
    </w:p>
    <w:p w14:paraId="38C89A91" w14:textId="77777777" w:rsidR="00A37436" w:rsidRPr="00212708" w:rsidRDefault="009B363F">
      <w:pPr>
        <w:pStyle w:val="BodyText"/>
        <w:spacing w:before="160" w:line="259" w:lineRule="auto"/>
        <w:ind w:right="176"/>
      </w:pPr>
      <w:r w:rsidRPr="0013290C">
        <w:t>“</w:t>
      </w:r>
      <w:r w:rsidRPr="008A5FE4">
        <w:rPr>
          <w:i/>
        </w:rPr>
        <w:t>Instructions</w:t>
      </w:r>
      <w:r w:rsidRPr="009B363F">
        <w:t xml:space="preserve">” means </w:t>
      </w:r>
      <w:r w:rsidRPr="00336E78">
        <w:t>the Initial Instruction and/or any Disposition Instructions originated by the Secured Party, as applicable</w:t>
      </w:r>
      <w:r w:rsidRPr="00212708">
        <w:t>.</w:t>
      </w:r>
    </w:p>
    <w:p w14:paraId="02DE8F49" w14:textId="058D35EE" w:rsidR="00A37436" w:rsidRPr="0013290C" w:rsidRDefault="009B363F">
      <w:pPr>
        <w:pStyle w:val="BodyText"/>
        <w:spacing w:before="159" w:line="259" w:lineRule="auto"/>
        <w:ind w:right="197"/>
      </w:pPr>
      <w:r w:rsidRPr="007B01BD">
        <w:t>“</w:t>
      </w:r>
      <w:r w:rsidRPr="007B01BD">
        <w:rPr>
          <w:i/>
        </w:rPr>
        <w:t>Order or Process</w:t>
      </w:r>
      <w:r w:rsidRPr="0013290C">
        <w:t>” means an order, judgment, decree or injunction, or a garnishment, restraining</w:t>
      </w:r>
      <w:r w:rsidRPr="0013290C">
        <w:rPr>
          <w:spacing w:val="-3"/>
        </w:rPr>
        <w:t xml:space="preserve"> </w:t>
      </w:r>
      <w:r w:rsidRPr="0013290C">
        <w:t>notice</w:t>
      </w:r>
      <w:r w:rsidRPr="0013290C">
        <w:rPr>
          <w:spacing w:val="-4"/>
        </w:rPr>
        <w:t xml:space="preserve"> </w:t>
      </w:r>
      <w:r w:rsidRPr="0013290C">
        <w:t>or</w:t>
      </w:r>
      <w:r w:rsidRPr="0013290C">
        <w:rPr>
          <w:spacing w:val="-3"/>
        </w:rPr>
        <w:t xml:space="preserve"> </w:t>
      </w:r>
      <w:r w:rsidRPr="0013290C">
        <w:t>other</w:t>
      </w:r>
      <w:r w:rsidRPr="0013290C">
        <w:rPr>
          <w:spacing w:val="-3"/>
        </w:rPr>
        <w:t xml:space="preserve"> </w:t>
      </w:r>
      <w:r w:rsidRPr="0013290C">
        <w:t>legal</w:t>
      </w:r>
      <w:r w:rsidRPr="0013290C">
        <w:rPr>
          <w:spacing w:val="-3"/>
        </w:rPr>
        <w:t xml:space="preserve"> </w:t>
      </w:r>
      <w:r w:rsidRPr="0013290C">
        <w:t>process,</w:t>
      </w:r>
      <w:r w:rsidRPr="0013290C">
        <w:rPr>
          <w:spacing w:val="-3"/>
        </w:rPr>
        <w:t xml:space="preserve"> </w:t>
      </w:r>
      <w:r w:rsidRPr="0013290C">
        <w:t>directing</w:t>
      </w:r>
      <w:r w:rsidRPr="0013290C">
        <w:rPr>
          <w:spacing w:val="-2"/>
        </w:rPr>
        <w:t xml:space="preserve"> </w:t>
      </w:r>
      <w:r w:rsidRPr="0013290C">
        <w:t>or</w:t>
      </w:r>
      <w:r w:rsidRPr="0013290C">
        <w:rPr>
          <w:spacing w:val="-3"/>
        </w:rPr>
        <w:t xml:space="preserve"> </w:t>
      </w:r>
      <w:r w:rsidRPr="0013290C">
        <w:t>prohibiting</w:t>
      </w:r>
      <w:r w:rsidRPr="0013290C">
        <w:rPr>
          <w:spacing w:val="-3"/>
        </w:rPr>
        <w:t xml:space="preserve"> </w:t>
      </w:r>
      <w:r w:rsidRPr="0013290C">
        <w:t>or</w:t>
      </w:r>
      <w:r w:rsidRPr="0013290C">
        <w:rPr>
          <w:spacing w:val="-4"/>
        </w:rPr>
        <w:t xml:space="preserve"> </w:t>
      </w:r>
      <w:r w:rsidRPr="0013290C">
        <w:t>otherwise</w:t>
      </w:r>
      <w:r w:rsidRPr="0013290C">
        <w:rPr>
          <w:spacing w:val="-4"/>
        </w:rPr>
        <w:t xml:space="preserve"> </w:t>
      </w:r>
      <w:r w:rsidRPr="0013290C">
        <w:t>restricting</w:t>
      </w:r>
      <w:r w:rsidRPr="0013290C">
        <w:rPr>
          <w:spacing w:val="-3"/>
        </w:rPr>
        <w:t xml:space="preserve"> </w:t>
      </w:r>
      <w:r w:rsidRPr="0013290C">
        <w:t>the disposition of the Funds.</w:t>
      </w:r>
    </w:p>
    <w:p w14:paraId="2F2B987F" w14:textId="07A08832" w:rsidR="00A37436" w:rsidRPr="007410F6" w:rsidRDefault="009B363F">
      <w:pPr>
        <w:pStyle w:val="BodyText"/>
        <w:spacing w:before="160" w:line="259" w:lineRule="auto"/>
        <w:ind w:right="197"/>
      </w:pPr>
      <w:r w:rsidRPr="0013290C">
        <w:t>“</w:t>
      </w:r>
      <w:r w:rsidRPr="0013290C">
        <w:rPr>
          <w:i/>
        </w:rPr>
        <w:t>Outside Time</w:t>
      </w:r>
      <w:r w:rsidRPr="0013290C">
        <w:t>” means the opening of business on the second Business Day after the Business Day</w:t>
      </w:r>
      <w:r w:rsidRPr="0013290C">
        <w:rPr>
          <w:spacing w:val="-3"/>
        </w:rPr>
        <w:t xml:space="preserve"> </w:t>
      </w:r>
      <w:r w:rsidRPr="0013290C">
        <w:t>on</w:t>
      </w:r>
      <w:r w:rsidRPr="0013290C">
        <w:rPr>
          <w:spacing w:val="-3"/>
        </w:rPr>
        <w:t xml:space="preserve"> </w:t>
      </w:r>
      <w:r w:rsidRPr="0013290C">
        <w:t>which</w:t>
      </w:r>
      <w:r w:rsidRPr="0013290C">
        <w:rPr>
          <w:spacing w:val="-3"/>
        </w:rPr>
        <w:t xml:space="preserve"> </w:t>
      </w:r>
      <w:r w:rsidRPr="0013290C">
        <w:t>the</w:t>
      </w:r>
      <w:r w:rsidRPr="0013290C">
        <w:rPr>
          <w:spacing w:val="-2"/>
        </w:rPr>
        <w:t xml:space="preserve"> </w:t>
      </w:r>
      <w:r w:rsidRPr="0013290C">
        <w:t>Initial</w:t>
      </w:r>
      <w:r w:rsidRPr="0013290C">
        <w:rPr>
          <w:spacing w:val="-3"/>
        </w:rPr>
        <w:t xml:space="preserve"> </w:t>
      </w:r>
      <w:r w:rsidRPr="0013290C">
        <w:t>Instruction</w:t>
      </w:r>
      <w:r w:rsidRPr="0013290C">
        <w:rPr>
          <w:spacing w:val="-3"/>
        </w:rPr>
        <w:t xml:space="preserve"> </w:t>
      </w:r>
      <w:r w:rsidRPr="0013290C">
        <w:t>is</w:t>
      </w:r>
      <w:r w:rsidRPr="0013290C">
        <w:rPr>
          <w:spacing w:val="-3"/>
        </w:rPr>
        <w:t xml:space="preserve"> </w:t>
      </w:r>
      <w:r w:rsidRPr="0013290C">
        <w:t>actually</w:t>
      </w:r>
      <w:r w:rsidRPr="0013290C">
        <w:rPr>
          <w:spacing w:val="-3"/>
        </w:rPr>
        <w:t xml:space="preserve"> </w:t>
      </w:r>
      <w:r w:rsidRPr="0013290C">
        <w:t>received</w:t>
      </w:r>
      <w:r w:rsidRPr="0013290C">
        <w:rPr>
          <w:spacing w:val="-1"/>
        </w:rPr>
        <w:t xml:space="preserve"> </w:t>
      </w:r>
      <w:r w:rsidRPr="0013290C">
        <w:t>by</w:t>
      </w:r>
      <w:r w:rsidRPr="0013290C">
        <w:rPr>
          <w:spacing w:val="-3"/>
        </w:rPr>
        <w:t xml:space="preserve"> </w:t>
      </w:r>
      <w:r w:rsidRPr="0013290C">
        <w:t>the</w:t>
      </w:r>
      <w:r w:rsidRPr="0013290C">
        <w:rPr>
          <w:spacing w:val="-4"/>
        </w:rPr>
        <w:t xml:space="preserve"> </w:t>
      </w:r>
      <w:r w:rsidRPr="0013290C">
        <w:t>department</w:t>
      </w:r>
      <w:r w:rsidRPr="0013290C">
        <w:rPr>
          <w:spacing w:val="-1"/>
        </w:rPr>
        <w:t xml:space="preserve"> </w:t>
      </w:r>
      <w:r w:rsidRPr="0013290C">
        <w:t>of</w:t>
      </w:r>
      <w:r w:rsidRPr="0013290C">
        <w:rPr>
          <w:spacing w:val="-3"/>
        </w:rPr>
        <w:t xml:space="preserve"> </w:t>
      </w:r>
      <w:r w:rsidRPr="0013290C">
        <w:t>the</w:t>
      </w:r>
      <w:r w:rsidRPr="0013290C">
        <w:rPr>
          <w:spacing w:val="-3"/>
        </w:rPr>
        <w:t xml:space="preserve"> </w:t>
      </w:r>
      <w:r w:rsidRPr="0013290C">
        <w:t>Bank</w:t>
      </w:r>
      <w:r w:rsidRPr="0013290C">
        <w:rPr>
          <w:spacing w:val="-3"/>
        </w:rPr>
        <w:t xml:space="preserve"> </w:t>
      </w:r>
      <w:r w:rsidRPr="0013290C">
        <w:t xml:space="preserve">specified on the signature pages hereto. If the Initial Instruction is actually received by the department of the Bank specified on the signature pages hereto after 12:00 noon, </w:t>
      </w:r>
      <w:r w:rsidR="006E1CCD">
        <w:t>eastern standard</w:t>
      </w:r>
      <w:r w:rsidRPr="0013290C">
        <w:t xml:space="preserve"> time, at that address, then in determining the Outside Time, the Initial Instruction will be considered to have been “</w:t>
      </w:r>
      <w:r w:rsidRPr="008A5FE4">
        <w:rPr>
          <w:i/>
        </w:rPr>
        <w:t>actually received</w:t>
      </w:r>
      <w:r w:rsidRPr="0013290C">
        <w:t>” on the following Business Day.</w:t>
      </w:r>
    </w:p>
    <w:p w14:paraId="368603BA" w14:textId="77777777" w:rsidR="00A37436" w:rsidRPr="0013290C" w:rsidRDefault="009B363F">
      <w:pPr>
        <w:pStyle w:val="BodyText"/>
        <w:spacing w:before="158" w:line="259" w:lineRule="auto"/>
        <w:ind w:right="176"/>
      </w:pPr>
      <w:r w:rsidRPr="00543201">
        <w:t>“</w:t>
      </w:r>
      <w:r w:rsidRPr="00543201">
        <w:rPr>
          <w:i/>
        </w:rPr>
        <w:t>Termination</w:t>
      </w:r>
      <w:r w:rsidRPr="00754526">
        <w:rPr>
          <w:i/>
          <w:spacing w:val="-3"/>
        </w:rPr>
        <w:t xml:space="preserve"> </w:t>
      </w:r>
      <w:r w:rsidRPr="009B363F">
        <w:rPr>
          <w:i/>
        </w:rPr>
        <w:t>Notice</w:t>
      </w:r>
      <w:r w:rsidRPr="009B363F">
        <w:t>”</w:t>
      </w:r>
      <w:r w:rsidRPr="00336E78">
        <w:rPr>
          <w:spacing w:val="-4"/>
        </w:rPr>
        <w:t xml:space="preserve"> </w:t>
      </w:r>
      <w:r w:rsidRPr="00336E78">
        <w:t>means</w:t>
      </w:r>
      <w:r w:rsidRPr="00336E78">
        <w:rPr>
          <w:spacing w:val="-3"/>
        </w:rPr>
        <w:t xml:space="preserve"> </w:t>
      </w:r>
      <w:r w:rsidRPr="00212708">
        <w:t>a</w:t>
      </w:r>
      <w:r w:rsidRPr="00212708">
        <w:rPr>
          <w:spacing w:val="-4"/>
        </w:rPr>
        <w:t xml:space="preserve"> </w:t>
      </w:r>
      <w:r w:rsidRPr="00212708">
        <w:t>notice</w:t>
      </w:r>
      <w:r w:rsidRPr="00212708">
        <w:rPr>
          <w:spacing w:val="-4"/>
        </w:rPr>
        <w:t xml:space="preserve"> </w:t>
      </w:r>
      <w:r w:rsidRPr="00212708">
        <w:t>to</w:t>
      </w:r>
      <w:r w:rsidRPr="00A424BB">
        <w:rPr>
          <w:spacing w:val="-3"/>
        </w:rPr>
        <w:t xml:space="preserve"> </w:t>
      </w:r>
      <w:r w:rsidRPr="00A424BB">
        <w:t>the</w:t>
      </w:r>
      <w:r w:rsidRPr="00A424BB">
        <w:rPr>
          <w:spacing w:val="-4"/>
        </w:rPr>
        <w:t xml:space="preserve"> </w:t>
      </w:r>
      <w:r w:rsidRPr="00A424BB">
        <w:t>Bank</w:t>
      </w:r>
      <w:r w:rsidRPr="00A424BB">
        <w:rPr>
          <w:spacing w:val="-1"/>
        </w:rPr>
        <w:t xml:space="preserve"> </w:t>
      </w:r>
      <w:r w:rsidRPr="00A424BB">
        <w:t>originated</w:t>
      </w:r>
      <w:r w:rsidRPr="00A424BB">
        <w:rPr>
          <w:spacing w:val="-3"/>
        </w:rPr>
        <w:t xml:space="preserve"> </w:t>
      </w:r>
      <w:r w:rsidRPr="00A424BB">
        <w:t>by</w:t>
      </w:r>
      <w:r w:rsidRPr="00A424BB">
        <w:rPr>
          <w:spacing w:val="-3"/>
        </w:rPr>
        <w:t xml:space="preserve"> </w:t>
      </w:r>
      <w:r w:rsidRPr="00A424BB">
        <w:t>the</w:t>
      </w:r>
      <w:r w:rsidRPr="007B01BD">
        <w:rPr>
          <w:spacing w:val="-4"/>
        </w:rPr>
        <w:t xml:space="preserve"> </w:t>
      </w:r>
      <w:r w:rsidRPr="007B01BD">
        <w:t>Secured</w:t>
      </w:r>
      <w:r w:rsidRPr="007B01BD">
        <w:rPr>
          <w:spacing w:val="-3"/>
        </w:rPr>
        <w:t xml:space="preserve"> </w:t>
      </w:r>
      <w:r w:rsidRPr="007B01BD">
        <w:t>Party</w:t>
      </w:r>
      <w:r w:rsidRPr="00B93387">
        <w:rPr>
          <w:spacing w:val="-3"/>
        </w:rPr>
        <w:t xml:space="preserve"> </w:t>
      </w:r>
      <w:r w:rsidRPr="00B93387">
        <w:t>notifying</w:t>
      </w:r>
      <w:r w:rsidRPr="00B93387">
        <w:rPr>
          <w:spacing w:val="-3"/>
        </w:rPr>
        <w:t xml:space="preserve"> </w:t>
      </w:r>
      <w:r w:rsidRPr="0013290C">
        <w:t>the Bank that the Secured Party is terminating this Agreement and releasing its security interest in the Deposit Account, in substantially the form of Exhibit C attached hereto and made a part of this Agreement.</w:t>
      </w:r>
    </w:p>
    <w:p w14:paraId="4E49BAE8" w14:textId="77777777" w:rsidR="00A37436" w:rsidRPr="0013290C" w:rsidRDefault="009B363F">
      <w:pPr>
        <w:pStyle w:val="BodyText"/>
        <w:spacing w:before="159" w:line="259" w:lineRule="auto"/>
        <w:ind w:right="103"/>
      </w:pPr>
      <w:r w:rsidRPr="0013290C">
        <w:t>“</w:t>
      </w:r>
      <w:r w:rsidRPr="0013290C">
        <w:rPr>
          <w:i/>
        </w:rPr>
        <w:t>UCC</w:t>
      </w:r>
      <w:r w:rsidRPr="0013290C">
        <w:t>”</w:t>
      </w:r>
      <w:r w:rsidRPr="0013290C">
        <w:rPr>
          <w:spacing w:val="-2"/>
        </w:rPr>
        <w:t xml:space="preserve"> </w:t>
      </w:r>
      <w:r w:rsidRPr="0013290C">
        <w:t>means</w:t>
      </w:r>
      <w:r w:rsidRPr="0013290C">
        <w:rPr>
          <w:spacing w:val="-1"/>
        </w:rPr>
        <w:t xml:space="preserve"> </w:t>
      </w:r>
      <w:r w:rsidRPr="0013290C">
        <w:t>the</w:t>
      </w:r>
      <w:r w:rsidRPr="0013290C">
        <w:rPr>
          <w:spacing w:val="-2"/>
        </w:rPr>
        <w:t xml:space="preserve"> </w:t>
      </w:r>
      <w:r w:rsidRPr="0013290C">
        <w:t>Uniform</w:t>
      </w:r>
      <w:r w:rsidRPr="0013290C">
        <w:rPr>
          <w:spacing w:val="-1"/>
        </w:rPr>
        <w:t xml:space="preserve"> </w:t>
      </w:r>
      <w:r w:rsidRPr="0013290C">
        <w:t>Commercial</w:t>
      </w:r>
      <w:r w:rsidRPr="0013290C">
        <w:rPr>
          <w:spacing w:val="-1"/>
        </w:rPr>
        <w:t xml:space="preserve"> </w:t>
      </w:r>
      <w:r w:rsidRPr="0013290C">
        <w:t>Code</w:t>
      </w:r>
      <w:r w:rsidRPr="0013290C">
        <w:rPr>
          <w:spacing w:val="-2"/>
        </w:rPr>
        <w:t xml:space="preserve"> </w:t>
      </w:r>
      <w:r w:rsidRPr="0013290C">
        <w:t>of</w:t>
      </w:r>
      <w:r w:rsidRPr="0013290C">
        <w:rPr>
          <w:spacing w:val="-1"/>
        </w:rPr>
        <w:t xml:space="preserve"> </w:t>
      </w:r>
      <w:r w:rsidRPr="0013290C">
        <w:t>the</w:t>
      </w:r>
      <w:r w:rsidRPr="0013290C">
        <w:rPr>
          <w:spacing w:val="-3"/>
        </w:rPr>
        <w:t xml:space="preserve"> </w:t>
      </w:r>
      <w:r w:rsidRPr="0013290C">
        <w:t>State</w:t>
      </w:r>
      <w:r w:rsidRPr="0013290C">
        <w:rPr>
          <w:spacing w:val="-2"/>
        </w:rPr>
        <w:t xml:space="preserve"> </w:t>
      </w:r>
      <w:r w:rsidRPr="0013290C">
        <w:t>of</w:t>
      </w:r>
      <w:r w:rsidRPr="0013290C">
        <w:rPr>
          <w:spacing w:val="-1"/>
        </w:rPr>
        <w:t xml:space="preserve"> </w:t>
      </w:r>
      <w:r w:rsidRPr="0013290C">
        <w:t>New</w:t>
      </w:r>
      <w:r w:rsidRPr="0013290C">
        <w:rPr>
          <w:spacing w:val="-2"/>
        </w:rPr>
        <w:t xml:space="preserve"> </w:t>
      </w:r>
      <w:r w:rsidRPr="0013290C">
        <w:t>York</w:t>
      </w:r>
      <w:r w:rsidRPr="0013290C">
        <w:rPr>
          <w:spacing w:val="-1"/>
        </w:rPr>
        <w:t xml:space="preserve"> </w:t>
      </w:r>
      <w:r w:rsidRPr="0013290C">
        <w:t>or, if</w:t>
      </w:r>
      <w:r w:rsidRPr="0013290C">
        <w:rPr>
          <w:spacing w:val="-1"/>
        </w:rPr>
        <w:t xml:space="preserve"> </w:t>
      </w:r>
      <w:r w:rsidRPr="0013290C">
        <w:t>relevant</w:t>
      </w:r>
      <w:r w:rsidRPr="0013290C">
        <w:rPr>
          <w:spacing w:val="-1"/>
        </w:rPr>
        <w:t xml:space="preserve"> </w:t>
      </w:r>
      <w:r w:rsidRPr="0013290C">
        <w:t>to</w:t>
      </w:r>
      <w:r w:rsidRPr="0013290C">
        <w:rPr>
          <w:spacing w:val="-1"/>
        </w:rPr>
        <w:t xml:space="preserve"> </w:t>
      </w:r>
      <w:r w:rsidRPr="0013290C">
        <w:t>any matter other than the meaning of a defined term, the Uniform Commercial Code of the jurisdiction</w:t>
      </w:r>
      <w:r w:rsidRPr="0013290C">
        <w:rPr>
          <w:spacing w:val="-2"/>
        </w:rPr>
        <w:t xml:space="preserve"> </w:t>
      </w:r>
      <w:r w:rsidRPr="0013290C">
        <w:t>whose</w:t>
      </w:r>
      <w:r w:rsidRPr="0013290C">
        <w:rPr>
          <w:spacing w:val="-4"/>
        </w:rPr>
        <w:t xml:space="preserve"> </w:t>
      </w:r>
      <w:r w:rsidRPr="0013290C">
        <w:t>law</w:t>
      </w:r>
      <w:r w:rsidRPr="0013290C">
        <w:rPr>
          <w:spacing w:val="-3"/>
        </w:rPr>
        <w:t xml:space="preserve"> </w:t>
      </w:r>
      <w:r w:rsidRPr="0013290C">
        <w:t>applies</w:t>
      </w:r>
      <w:r w:rsidRPr="0013290C">
        <w:rPr>
          <w:spacing w:val="-2"/>
        </w:rPr>
        <w:t xml:space="preserve"> </w:t>
      </w:r>
      <w:r w:rsidRPr="0013290C">
        <w:t>to</w:t>
      </w:r>
      <w:r w:rsidRPr="0013290C">
        <w:rPr>
          <w:spacing w:val="-2"/>
        </w:rPr>
        <w:t xml:space="preserve"> </w:t>
      </w:r>
      <w:r w:rsidRPr="0013290C">
        <w:t>the</w:t>
      </w:r>
      <w:r w:rsidRPr="0013290C">
        <w:rPr>
          <w:spacing w:val="-3"/>
        </w:rPr>
        <w:t xml:space="preserve"> </w:t>
      </w:r>
      <w:r w:rsidRPr="0013290C">
        <w:t>matter</w:t>
      </w:r>
      <w:r w:rsidRPr="0013290C">
        <w:rPr>
          <w:spacing w:val="-4"/>
        </w:rPr>
        <w:t xml:space="preserve"> </w:t>
      </w:r>
      <w:r w:rsidRPr="0013290C">
        <w:t>under</w:t>
      </w:r>
      <w:r w:rsidRPr="0013290C">
        <w:rPr>
          <w:spacing w:val="-1"/>
        </w:rPr>
        <w:t xml:space="preserve"> </w:t>
      </w:r>
      <w:r w:rsidRPr="0013290C">
        <w:t>the</w:t>
      </w:r>
      <w:r w:rsidRPr="0013290C">
        <w:rPr>
          <w:spacing w:val="-2"/>
        </w:rPr>
        <w:t xml:space="preserve"> </w:t>
      </w:r>
      <w:r w:rsidRPr="0013290C">
        <w:t>choice</w:t>
      </w:r>
      <w:r w:rsidRPr="0013290C">
        <w:rPr>
          <w:spacing w:val="-4"/>
        </w:rPr>
        <w:t xml:space="preserve"> </w:t>
      </w:r>
      <w:r w:rsidRPr="0013290C">
        <w:t>of</w:t>
      </w:r>
      <w:r w:rsidRPr="0013290C">
        <w:rPr>
          <w:spacing w:val="-2"/>
        </w:rPr>
        <w:t xml:space="preserve"> </w:t>
      </w:r>
      <w:r w:rsidRPr="0013290C">
        <w:t>law</w:t>
      </w:r>
      <w:r w:rsidRPr="0013290C">
        <w:rPr>
          <w:spacing w:val="-2"/>
        </w:rPr>
        <w:t xml:space="preserve"> </w:t>
      </w:r>
      <w:r w:rsidRPr="0013290C">
        <w:t>rules</w:t>
      </w:r>
      <w:r w:rsidRPr="0013290C">
        <w:rPr>
          <w:spacing w:val="-2"/>
        </w:rPr>
        <w:t xml:space="preserve"> </w:t>
      </w:r>
      <w:r w:rsidRPr="0013290C">
        <w:t>of</w:t>
      </w:r>
      <w:r w:rsidRPr="0013290C">
        <w:rPr>
          <w:spacing w:val="-2"/>
        </w:rPr>
        <w:t xml:space="preserve"> </w:t>
      </w:r>
      <w:r w:rsidRPr="0013290C">
        <w:t>the</w:t>
      </w:r>
      <w:r w:rsidRPr="0013290C">
        <w:rPr>
          <w:spacing w:val="-4"/>
        </w:rPr>
        <w:t xml:space="preserve"> </w:t>
      </w:r>
      <w:r w:rsidRPr="0013290C">
        <w:t>State</w:t>
      </w:r>
      <w:r w:rsidRPr="0013290C">
        <w:rPr>
          <w:spacing w:val="-3"/>
        </w:rPr>
        <w:t xml:space="preserve"> </w:t>
      </w:r>
      <w:r w:rsidRPr="0013290C">
        <w:t>of</w:t>
      </w:r>
      <w:r w:rsidRPr="0013290C">
        <w:rPr>
          <w:spacing w:val="-2"/>
        </w:rPr>
        <w:t xml:space="preserve"> </w:t>
      </w:r>
      <w:r w:rsidRPr="0013290C">
        <w:t xml:space="preserve">New </w:t>
      </w:r>
      <w:r w:rsidRPr="0013290C">
        <w:rPr>
          <w:spacing w:val="-2"/>
        </w:rPr>
        <w:t>York.</w:t>
      </w:r>
    </w:p>
    <w:p w14:paraId="7D9422EE" w14:textId="77777777" w:rsidR="00A37436" w:rsidRPr="0013290C" w:rsidRDefault="009B363F">
      <w:pPr>
        <w:pStyle w:val="BodyText"/>
        <w:spacing w:before="159" w:line="259" w:lineRule="auto"/>
        <w:ind w:right="103"/>
      </w:pPr>
      <w:r w:rsidRPr="0013290C">
        <w:t>A</w:t>
      </w:r>
      <w:r w:rsidRPr="0013290C">
        <w:rPr>
          <w:spacing w:val="-4"/>
        </w:rPr>
        <w:t xml:space="preserve"> </w:t>
      </w:r>
      <w:r w:rsidRPr="0013290C">
        <w:t>“</w:t>
      </w:r>
      <w:r w:rsidRPr="0013290C">
        <w:rPr>
          <w:i/>
        </w:rPr>
        <w:t>writing</w:t>
      </w:r>
      <w:r w:rsidRPr="0013290C">
        <w:t>”</w:t>
      </w:r>
      <w:r w:rsidRPr="0013290C">
        <w:rPr>
          <w:spacing w:val="-4"/>
        </w:rPr>
        <w:t xml:space="preserve"> </w:t>
      </w:r>
      <w:r w:rsidRPr="0013290C">
        <w:t>means</w:t>
      </w:r>
      <w:r w:rsidRPr="0013290C">
        <w:rPr>
          <w:spacing w:val="-3"/>
        </w:rPr>
        <w:t xml:space="preserve"> </w:t>
      </w:r>
      <w:r w:rsidRPr="0013290C">
        <w:t>a</w:t>
      </w:r>
      <w:r w:rsidRPr="0013290C">
        <w:rPr>
          <w:spacing w:val="-4"/>
        </w:rPr>
        <w:t xml:space="preserve"> </w:t>
      </w:r>
      <w:r w:rsidRPr="0013290C">
        <w:t>tangible</w:t>
      </w:r>
      <w:r w:rsidRPr="0013290C">
        <w:rPr>
          <w:spacing w:val="-4"/>
        </w:rPr>
        <w:t xml:space="preserve"> </w:t>
      </w:r>
      <w:r w:rsidRPr="0013290C">
        <w:t>writing,</w:t>
      </w:r>
      <w:r w:rsidRPr="0013290C">
        <w:rPr>
          <w:spacing w:val="-3"/>
        </w:rPr>
        <w:t xml:space="preserve"> </w:t>
      </w:r>
      <w:r w:rsidRPr="0013290C">
        <w:t>including</w:t>
      </w:r>
      <w:r w:rsidRPr="0013290C">
        <w:rPr>
          <w:spacing w:val="-3"/>
        </w:rPr>
        <w:t xml:space="preserve"> </w:t>
      </w:r>
      <w:r w:rsidRPr="0013290C">
        <w:t>an</w:t>
      </w:r>
      <w:r w:rsidRPr="0013290C">
        <w:rPr>
          <w:spacing w:val="-3"/>
        </w:rPr>
        <w:t xml:space="preserve"> </w:t>
      </w:r>
      <w:r w:rsidRPr="0013290C">
        <w:t>electronic</w:t>
      </w:r>
      <w:r w:rsidRPr="0013290C">
        <w:rPr>
          <w:spacing w:val="-2"/>
        </w:rPr>
        <w:t xml:space="preserve"> </w:t>
      </w:r>
      <w:r w:rsidRPr="0013290C">
        <w:t>record;</w:t>
      </w:r>
      <w:r w:rsidRPr="0013290C">
        <w:rPr>
          <w:spacing w:val="-3"/>
        </w:rPr>
        <w:t xml:space="preserve"> </w:t>
      </w:r>
      <w:r w:rsidRPr="0013290C">
        <w:t>“</w:t>
      </w:r>
      <w:r w:rsidRPr="0013290C">
        <w:rPr>
          <w:i/>
        </w:rPr>
        <w:t>written</w:t>
      </w:r>
      <w:r w:rsidRPr="0013290C">
        <w:t>”</w:t>
      </w:r>
      <w:r w:rsidRPr="0013290C">
        <w:rPr>
          <w:spacing w:val="-4"/>
        </w:rPr>
        <w:t xml:space="preserve"> </w:t>
      </w:r>
      <w:r w:rsidRPr="0013290C">
        <w:t>refers</w:t>
      </w:r>
      <w:r w:rsidRPr="0013290C">
        <w:rPr>
          <w:spacing w:val="-3"/>
        </w:rPr>
        <w:t xml:space="preserve"> </w:t>
      </w:r>
      <w:r w:rsidRPr="0013290C">
        <w:t>to</w:t>
      </w:r>
      <w:r w:rsidRPr="0013290C">
        <w:rPr>
          <w:spacing w:val="-1"/>
        </w:rPr>
        <w:t xml:space="preserve"> </w:t>
      </w:r>
      <w:r w:rsidRPr="0013290C">
        <w:t>a communication in the form of a writing.</w:t>
      </w:r>
    </w:p>
    <w:p w14:paraId="370CFDB2" w14:textId="77777777" w:rsidR="00A37436" w:rsidRPr="0013290C" w:rsidRDefault="009B363F">
      <w:pPr>
        <w:pStyle w:val="Heading2"/>
        <w:numPr>
          <w:ilvl w:val="0"/>
          <w:numId w:val="1"/>
        </w:numPr>
        <w:tabs>
          <w:tab w:val="left" w:pos="880"/>
          <w:tab w:val="left" w:pos="881"/>
        </w:tabs>
        <w:ind w:left="880" w:hanging="721"/>
        <w:rPr>
          <w:b w:val="0"/>
          <w:u w:val="none"/>
        </w:rPr>
      </w:pPr>
      <w:r w:rsidRPr="0013290C">
        <w:t>The</w:t>
      </w:r>
      <w:r w:rsidRPr="0013290C">
        <w:rPr>
          <w:spacing w:val="-7"/>
        </w:rPr>
        <w:t xml:space="preserve"> </w:t>
      </w:r>
      <w:r w:rsidRPr="0013290C">
        <w:t>Debtor’s</w:t>
      </w:r>
      <w:r w:rsidRPr="0013290C">
        <w:rPr>
          <w:spacing w:val="-7"/>
        </w:rPr>
        <w:t xml:space="preserve"> </w:t>
      </w:r>
      <w:r w:rsidRPr="0013290C">
        <w:t>Dealings</w:t>
      </w:r>
      <w:r w:rsidRPr="0013290C">
        <w:rPr>
          <w:spacing w:val="-4"/>
        </w:rPr>
        <w:t xml:space="preserve"> </w:t>
      </w:r>
      <w:r w:rsidRPr="0013290C">
        <w:t>with</w:t>
      </w:r>
      <w:r w:rsidRPr="0013290C">
        <w:rPr>
          <w:spacing w:val="-6"/>
        </w:rPr>
        <w:t xml:space="preserve"> </w:t>
      </w:r>
      <w:r w:rsidRPr="0013290C">
        <w:t>the</w:t>
      </w:r>
      <w:r w:rsidRPr="0013290C">
        <w:rPr>
          <w:spacing w:val="-6"/>
        </w:rPr>
        <w:t xml:space="preserve"> </w:t>
      </w:r>
      <w:r w:rsidRPr="0013290C">
        <w:t>Deposit</w:t>
      </w:r>
      <w:r w:rsidRPr="0013290C">
        <w:rPr>
          <w:spacing w:val="-7"/>
        </w:rPr>
        <w:t xml:space="preserve"> </w:t>
      </w:r>
      <w:r w:rsidRPr="0013290C">
        <w:rPr>
          <w:spacing w:val="-2"/>
        </w:rPr>
        <w:t>Account</w:t>
      </w:r>
      <w:r w:rsidRPr="0013290C">
        <w:rPr>
          <w:b w:val="0"/>
          <w:spacing w:val="-2"/>
          <w:u w:val="none"/>
        </w:rPr>
        <w:t>.</w:t>
      </w:r>
    </w:p>
    <w:p w14:paraId="086D6B9C" w14:textId="0A57C306" w:rsidR="00A37436" w:rsidRPr="0013290C" w:rsidRDefault="009B363F">
      <w:pPr>
        <w:pStyle w:val="ListParagraph"/>
        <w:numPr>
          <w:ilvl w:val="1"/>
          <w:numId w:val="1"/>
        </w:numPr>
        <w:tabs>
          <w:tab w:val="left" w:pos="880"/>
          <w:tab w:val="left" w:pos="881"/>
        </w:tabs>
        <w:spacing w:before="182" w:line="259" w:lineRule="auto"/>
        <w:ind w:right="273" w:firstLine="0"/>
        <w:rPr>
          <w:sz w:val="24"/>
        </w:rPr>
      </w:pPr>
      <w:r w:rsidRPr="0013290C">
        <w:rPr>
          <w:sz w:val="24"/>
        </w:rPr>
        <w:t>Except</w:t>
      </w:r>
      <w:r w:rsidRPr="0013290C">
        <w:rPr>
          <w:spacing w:val="-3"/>
          <w:sz w:val="24"/>
        </w:rPr>
        <w:t xml:space="preserve"> </w:t>
      </w:r>
      <w:r w:rsidRPr="0013290C">
        <w:rPr>
          <w:sz w:val="24"/>
        </w:rPr>
        <w:t>as</w:t>
      </w:r>
      <w:r w:rsidRPr="0013290C">
        <w:rPr>
          <w:spacing w:val="-3"/>
          <w:sz w:val="24"/>
        </w:rPr>
        <w:t xml:space="preserve"> </w:t>
      </w:r>
      <w:r w:rsidRPr="0013290C">
        <w:rPr>
          <w:sz w:val="24"/>
        </w:rPr>
        <w:t>provided</w:t>
      </w:r>
      <w:r w:rsidRPr="0013290C">
        <w:rPr>
          <w:spacing w:val="-3"/>
          <w:sz w:val="24"/>
        </w:rPr>
        <w:t xml:space="preserve"> </w:t>
      </w:r>
      <w:r w:rsidRPr="0013290C">
        <w:rPr>
          <w:sz w:val="24"/>
        </w:rPr>
        <w:t>in</w:t>
      </w:r>
      <w:r w:rsidRPr="0013290C">
        <w:rPr>
          <w:spacing w:val="-3"/>
          <w:sz w:val="24"/>
        </w:rPr>
        <w:t xml:space="preserve"> </w:t>
      </w:r>
      <w:r w:rsidRPr="0013290C">
        <w:rPr>
          <w:sz w:val="24"/>
        </w:rPr>
        <w:t>Section</w:t>
      </w:r>
      <w:r w:rsidRPr="0013290C">
        <w:rPr>
          <w:spacing w:val="-3"/>
          <w:sz w:val="24"/>
        </w:rPr>
        <w:t xml:space="preserve"> </w:t>
      </w:r>
      <w:r w:rsidRPr="0013290C">
        <w:rPr>
          <w:sz w:val="24"/>
        </w:rPr>
        <w:t>2(b),</w:t>
      </w:r>
      <w:r w:rsidRPr="0013290C">
        <w:rPr>
          <w:spacing w:val="-3"/>
          <w:sz w:val="24"/>
        </w:rPr>
        <w:t xml:space="preserve"> </w:t>
      </w:r>
      <w:r w:rsidRPr="0013290C">
        <w:rPr>
          <w:sz w:val="24"/>
        </w:rPr>
        <w:t>the</w:t>
      </w:r>
      <w:r w:rsidRPr="0013290C">
        <w:rPr>
          <w:spacing w:val="-5"/>
          <w:sz w:val="24"/>
        </w:rPr>
        <w:t xml:space="preserve"> </w:t>
      </w:r>
      <w:r w:rsidRPr="0013290C">
        <w:rPr>
          <w:sz w:val="24"/>
        </w:rPr>
        <w:t>Bank</w:t>
      </w:r>
      <w:r w:rsidRPr="0013290C">
        <w:rPr>
          <w:spacing w:val="-3"/>
          <w:sz w:val="24"/>
        </w:rPr>
        <w:t xml:space="preserve"> </w:t>
      </w:r>
      <w:r w:rsidRPr="0013290C">
        <w:rPr>
          <w:sz w:val="24"/>
        </w:rPr>
        <w:t>shall</w:t>
      </w:r>
      <w:r w:rsidRPr="0013290C">
        <w:rPr>
          <w:spacing w:val="-2"/>
          <w:sz w:val="24"/>
        </w:rPr>
        <w:t xml:space="preserve"> </w:t>
      </w:r>
      <w:r w:rsidRPr="0013290C">
        <w:rPr>
          <w:sz w:val="24"/>
        </w:rPr>
        <w:t>comply</w:t>
      </w:r>
      <w:r w:rsidRPr="0013290C">
        <w:rPr>
          <w:spacing w:val="-3"/>
          <w:sz w:val="24"/>
        </w:rPr>
        <w:t xml:space="preserve"> </w:t>
      </w:r>
      <w:r w:rsidRPr="0013290C">
        <w:rPr>
          <w:sz w:val="24"/>
        </w:rPr>
        <w:t>with</w:t>
      </w:r>
      <w:r w:rsidRPr="0013290C">
        <w:rPr>
          <w:spacing w:val="-4"/>
          <w:sz w:val="24"/>
        </w:rPr>
        <w:t xml:space="preserve"> </w:t>
      </w:r>
      <w:r w:rsidRPr="0013290C">
        <w:rPr>
          <w:sz w:val="24"/>
        </w:rPr>
        <w:t>the</w:t>
      </w:r>
      <w:r w:rsidRPr="0013290C">
        <w:rPr>
          <w:spacing w:val="-4"/>
          <w:sz w:val="24"/>
        </w:rPr>
        <w:t xml:space="preserve"> </w:t>
      </w:r>
      <w:r w:rsidRPr="0013290C">
        <w:rPr>
          <w:sz w:val="24"/>
        </w:rPr>
        <w:t>Debtor’s</w:t>
      </w:r>
      <w:r w:rsidRPr="0013290C">
        <w:rPr>
          <w:spacing w:val="-4"/>
          <w:sz w:val="24"/>
        </w:rPr>
        <w:t xml:space="preserve"> </w:t>
      </w:r>
      <w:r w:rsidRPr="0013290C">
        <w:rPr>
          <w:sz w:val="24"/>
        </w:rPr>
        <w:t xml:space="preserve">Disposition Instructions in accordance with the Deposit-Related Agreements.  The parties acknowledge that “Debtor’s Disposition Instructions” may include instructions provided by the Platform to </w:t>
      </w:r>
      <w:r w:rsidRPr="0013290C">
        <w:rPr>
          <w:sz w:val="24"/>
        </w:rPr>
        <w:lastRenderedPageBreak/>
        <w:t>the Bank pursuant to agreements between the Platform and the Debtor.</w:t>
      </w:r>
    </w:p>
    <w:p w14:paraId="68C60042" w14:textId="63E179B8" w:rsidR="00A37436" w:rsidRPr="0013290C" w:rsidRDefault="009B363F">
      <w:pPr>
        <w:pStyle w:val="ListParagraph"/>
        <w:numPr>
          <w:ilvl w:val="1"/>
          <w:numId w:val="1"/>
        </w:numPr>
        <w:tabs>
          <w:tab w:val="left" w:pos="880"/>
          <w:tab w:val="left" w:pos="881"/>
        </w:tabs>
        <w:spacing w:before="161"/>
        <w:ind w:left="880" w:hanging="721"/>
        <w:rPr>
          <w:sz w:val="24"/>
        </w:rPr>
      </w:pPr>
      <w:r w:rsidRPr="0013290C">
        <w:rPr>
          <w:sz w:val="24"/>
        </w:rPr>
        <w:t>The</w:t>
      </w:r>
      <w:r w:rsidRPr="0013290C">
        <w:rPr>
          <w:spacing w:val="-10"/>
          <w:sz w:val="24"/>
        </w:rPr>
        <w:t xml:space="preserve"> </w:t>
      </w:r>
      <w:r w:rsidRPr="0013290C">
        <w:rPr>
          <w:sz w:val="24"/>
        </w:rPr>
        <w:t>Bank</w:t>
      </w:r>
      <w:r w:rsidRPr="0013290C">
        <w:rPr>
          <w:spacing w:val="-7"/>
          <w:sz w:val="24"/>
        </w:rPr>
        <w:t xml:space="preserve"> </w:t>
      </w:r>
      <w:r w:rsidRPr="0013290C">
        <w:rPr>
          <w:sz w:val="24"/>
        </w:rPr>
        <w:t>shall</w:t>
      </w:r>
      <w:r w:rsidRPr="0013290C">
        <w:rPr>
          <w:spacing w:val="-8"/>
          <w:sz w:val="24"/>
        </w:rPr>
        <w:t xml:space="preserve"> </w:t>
      </w:r>
      <w:r w:rsidRPr="0013290C">
        <w:rPr>
          <w:sz w:val="24"/>
        </w:rPr>
        <w:t>not</w:t>
      </w:r>
      <w:r w:rsidRPr="0013290C">
        <w:rPr>
          <w:spacing w:val="-7"/>
          <w:sz w:val="24"/>
        </w:rPr>
        <w:t xml:space="preserve"> </w:t>
      </w:r>
      <w:r w:rsidRPr="0013290C">
        <w:rPr>
          <w:sz w:val="24"/>
        </w:rPr>
        <w:t>comply</w:t>
      </w:r>
      <w:r w:rsidRPr="0013290C">
        <w:rPr>
          <w:spacing w:val="-8"/>
          <w:sz w:val="24"/>
        </w:rPr>
        <w:t xml:space="preserve"> </w:t>
      </w:r>
      <w:r w:rsidRPr="0013290C">
        <w:rPr>
          <w:sz w:val="24"/>
        </w:rPr>
        <w:t>with</w:t>
      </w:r>
      <w:r w:rsidRPr="0013290C">
        <w:rPr>
          <w:spacing w:val="-8"/>
          <w:sz w:val="24"/>
        </w:rPr>
        <w:t xml:space="preserve"> </w:t>
      </w:r>
      <w:r w:rsidRPr="0013290C">
        <w:rPr>
          <w:sz w:val="24"/>
        </w:rPr>
        <w:t>the</w:t>
      </w:r>
      <w:r w:rsidRPr="0013290C">
        <w:rPr>
          <w:spacing w:val="-7"/>
          <w:sz w:val="24"/>
        </w:rPr>
        <w:t xml:space="preserve"> </w:t>
      </w:r>
      <w:r w:rsidRPr="0013290C">
        <w:rPr>
          <w:sz w:val="24"/>
        </w:rPr>
        <w:t>Debtor’s</w:t>
      </w:r>
      <w:r w:rsidRPr="0013290C">
        <w:rPr>
          <w:spacing w:val="-9"/>
          <w:sz w:val="24"/>
        </w:rPr>
        <w:t xml:space="preserve"> </w:t>
      </w:r>
      <w:r w:rsidRPr="0013290C">
        <w:rPr>
          <w:sz w:val="24"/>
        </w:rPr>
        <w:t>Disposition</w:t>
      </w:r>
      <w:r w:rsidRPr="0013290C">
        <w:rPr>
          <w:spacing w:val="-7"/>
          <w:sz w:val="24"/>
        </w:rPr>
        <w:t xml:space="preserve"> </w:t>
      </w:r>
      <w:r w:rsidRPr="0013290C">
        <w:rPr>
          <w:sz w:val="24"/>
        </w:rPr>
        <w:t>Instructions</w:t>
      </w:r>
      <w:r w:rsidRPr="0013290C">
        <w:rPr>
          <w:spacing w:val="-8"/>
          <w:sz w:val="24"/>
        </w:rPr>
        <w:t xml:space="preserve"> </w:t>
      </w:r>
      <w:r w:rsidRPr="0013290C">
        <w:rPr>
          <w:sz w:val="24"/>
        </w:rPr>
        <w:t>after</w:t>
      </w:r>
      <w:r w:rsidRPr="0013290C">
        <w:rPr>
          <w:spacing w:val="-6"/>
          <w:sz w:val="24"/>
        </w:rPr>
        <w:t xml:space="preserve"> </w:t>
      </w:r>
      <w:r w:rsidRPr="0013290C">
        <w:rPr>
          <w:sz w:val="24"/>
        </w:rPr>
        <w:t>the</w:t>
      </w:r>
      <w:r w:rsidRPr="0013290C">
        <w:rPr>
          <w:spacing w:val="-8"/>
          <w:sz w:val="24"/>
        </w:rPr>
        <w:t xml:space="preserve"> </w:t>
      </w:r>
      <w:r w:rsidRPr="0013290C">
        <w:rPr>
          <w:spacing w:val="-2"/>
          <w:sz w:val="24"/>
        </w:rPr>
        <w:t>Outside</w:t>
      </w:r>
    </w:p>
    <w:p w14:paraId="0F04D3D9" w14:textId="5C077F0E" w:rsidR="00A37436" w:rsidRPr="0013290C" w:rsidRDefault="009B363F">
      <w:pPr>
        <w:pStyle w:val="BodyText"/>
        <w:spacing w:before="21" w:line="259" w:lineRule="auto"/>
        <w:ind w:right="121"/>
        <w:jc w:val="both"/>
      </w:pPr>
      <w:r w:rsidRPr="0013290C">
        <w:t>Time.</w:t>
      </w:r>
      <w:r w:rsidRPr="0013290C">
        <w:rPr>
          <w:spacing w:val="-3"/>
        </w:rPr>
        <w:t xml:space="preserve"> </w:t>
      </w:r>
      <w:r w:rsidRPr="0013290C">
        <w:t>In</w:t>
      </w:r>
      <w:r w:rsidRPr="0013290C">
        <w:rPr>
          <w:spacing w:val="-3"/>
        </w:rPr>
        <w:t xml:space="preserve"> </w:t>
      </w:r>
      <w:r w:rsidRPr="0013290C">
        <w:t>its</w:t>
      </w:r>
      <w:r w:rsidRPr="0013290C">
        <w:rPr>
          <w:spacing w:val="-4"/>
        </w:rPr>
        <w:t xml:space="preserve"> </w:t>
      </w:r>
      <w:r w:rsidRPr="0013290C">
        <w:t>discretion,</w:t>
      </w:r>
      <w:r w:rsidRPr="0013290C">
        <w:rPr>
          <w:spacing w:val="-3"/>
        </w:rPr>
        <w:t xml:space="preserve"> </w:t>
      </w:r>
      <w:r w:rsidRPr="0013290C">
        <w:t>the</w:t>
      </w:r>
      <w:r w:rsidRPr="0013290C">
        <w:rPr>
          <w:spacing w:val="-3"/>
        </w:rPr>
        <w:t xml:space="preserve"> </w:t>
      </w:r>
      <w:r w:rsidRPr="0013290C">
        <w:t>Bank</w:t>
      </w:r>
      <w:r w:rsidRPr="0013290C">
        <w:rPr>
          <w:spacing w:val="-3"/>
        </w:rPr>
        <w:t xml:space="preserve"> </w:t>
      </w:r>
      <w:r w:rsidRPr="0013290C">
        <w:t>may</w:t>
      </w:r>
      <w:r w:rsidRPr="0013290C">
        <w:rPr>
          <w:spacing w:val="-3"/>
        </w:rPr>
        <w:t xml:space="preserve"> </w:t>
      </w:r>
      <w:r w:rsidRPr="0013290C">
        <w:t>cease</w:t>
      </w:r>
      <w:r w:rsidRPr="0013290C">
        <w:rPr>
          <w:spacing w:val="-3"/>
        </w:rPr>
        <w:t xml:space="preserve"> </w:t>
      </w:r>
      <w:r w:rsidRPr="0013290C">
        <w:t>complying</w:t>
      </w:r>
      <w:r w:rsidRPr="0013290C">
        <w:rPr>
          <w:spacing w:val="-3"/>
        </w:rPr>
        <w:t xml:space="preserve"> </w:t>
      </w:r>
      <w:r w:rsidRPr="0013290C">
        <w:t>with</w:t>
      </w:r>
      <w:r w:rsidRPr="0013290C">
        <w:rPr>
          <w:spacing w:val="-3"/>
        </w:rPr>
        <w:t xml:space="preserve"> </w:t>
      </w:r>
      <w:r w:rsidRPr="0013290C">
        <w:t>the</w:t>
      </w:r>
      <w:r w:rsidRPr="0013290C">
        <w:rPr>
          <w:spacing w:val="-3"/>
        </w:rPr>
        <w:t xml:space="preserve"> </w:t>
      </w:r>
      <w:r w:rsidRPr="0013290C">
        <w:t>Debtor’s</w:t>
      </w:r>
      <w:r w:rsidRPr="0013290C">
        <w:rPr>
          <w:spacing w:val="-4"/>
        </w:rPr>
        <w:t xml:space="preserve"> </w:t>
      </w:r>
      <w:r w:rsidRPr="0013290C">
        <w:t>Disposition</w:t>
      </w:r>
      <w:r w:rsidRPr="0013290C">
        <w:rPr>
          <w:spacing w:val="-3"/>
        </w:rPr>
        <w:t xml:space="preserve"> </w:t>
      </w:r>
      <w:r w:rsidRPr="0013290C">
        <w:t>Instructions and begin complying with the Secured Party’s Instructions prior to the Outside Time as permitted by Section 4(a)(iv).</w:t>
      </w:r>
    </w:p>
    <w:p w14:paraId="473FE693" w14:textId="77777777" w:rsidR="00A37436" w:rsidRPr="0013290C" w:rsidRDefault="009B363F">
      <w:pPr>
        <w:pStyle w:val="Heading2"/>
        <w:numPr>
          <w:ilvl w:val="0"/>
          <w:numId w:val="1"/>
        </w:numPr>
        <w:tabs>
          <w:tab w:val="left" w:pos="880"/>
          <w:tab w:val="left" w:pos="881"/>
        </w:tabs>
        <w:spacing w:before="100" w:beforeAutospacing="1" w:after="240"/>
        <w:ind w:left="878" w:hanging="720"/>
        <w:rPr>
          <w:b w:val="0"/>
          <w:u w:val="none"/>
        </w:rPr>
      </w:pPr>
      <w:r w:rsidRPr="0013290C">
        <w:t>The</w:t>
      </w:r>
      <w:r w:rsidRPr="0013290C">
        <w:rPr>
          <w:spacing w:val="-6"/>
        </w:rPr>
        <w:t xml:space="preserve"> </w:t>
      </w:r>
      <w:r w:rsidRPr="0013290C">
        <w:t>Secured</w:t>
      </w:r>
      <w:r w:rsidRPr="0013290C">
        <w:rPr>
          <w:spacing w:val="-4"/>
        </w:rPr>
        <w:t xml:space="preserve"> </w:t>
      </w:r>
      <w:r w:rsidRPr="0013290C">
        <w:t>Party’s</w:t>
      </w:r>
      <w:r w:rsidRPr="0013290C">
        <w:rPr>
          <w:spacing w:val="-5"/>
        </w:rPr>
        <w:t xml:space="preserve"> </w:t>
      </w:r>
      <w:r w:rsidRPr="0013290C">
        <w:t>Right</w:t>
      </w:r>
      <w:r w:rsidRPr="0013290C">
        <w:rPr>
          <w:spacing w:val="-5"/>
        </w:rPr>
        <w:t xml:space="preserve"> </w:t>
      </w:r>
      <w:r w:rsidRPr="0013290C">
        <w:t>to</w:t>
      </w:r>
      <w:r w:rsidRPr="0013290C">
        <w:rPr>
          <w:spacing w:val="-5"/>
        </w:rPr>
        <w:t xml:space="preserve"> </w:t>
      </w:r>
      <w:r w:rsidRPr="0013290C">
        <w:t>Give</w:t>
      </w:r>
      <w:r w:rsidRPr="0013290C">
        <w:rPr>
          <w:spacing w:val="-5"/>
        </w:rPr>
        <w:t xml:space="preserve"> </w:t>
      </w:r>
      <w:r w:rsidRPr="0013290C">
        <w:t>Instructions</w:t>
      </w:r>
      <w:r w:rsidRPr="0013290C">
        <w:rPr>
          <w:spacing w:val="-5"/>
        </w:rPr>
        <w:t xml:space="preserve"> </w:t>
      </w:r>
      <w:r w:rsidRPr="0013290C">
        <w:t>as</w:t>
      </w:r>
      <w:r w:rsidRPr="0013290C">
        <w:rPr>
          <w:spacing w:val="-4"/>
        </w:rPr>
        <w:t xml:space="preserve"> </w:t>
      </w:r>
      <w:r w:rsidRPr="0013290C">
        <w:t>to</w:t>
      </w:r>
      <w:r w:rsidRPr="0013290C">
        <w:rPr>
          <w:spacing w:val="-5"/>
        </w:rPr>
        <w:t xml:space="preserve"> </w:t>
      </w:r>
      <w:r w:rsidRPr="0013290C">
        <w:t>the</w:t>
      </w:r>
      <w:r w:rsidRPr="0013290C">
        <w:rPr>
          <w:spacing w:val="-5"/>
        </w:rPr>
        <w:t xml:space="preserve"> </w:t>
      </w:r>
      <w:r w:rsidRPr="0013290C">
        <w:t>Deposit</w:t>
      </w:r>
      <w:r w:rsidRPr="0013290C">
        <w:rPr>
          <w:spacing w:val="-5"/>
        </w:rPr>
        <w:t xml:space="preserve"> </w:t>
      </w:r>
      <w:r w:rsidRPr="0013290C">
        <w:rPr>
          <w:spacing w:val="-2"/>
        </w:rPr>
        <w:t>Account</w:t>
      </w:r>
      <w:r w:rsidRPr="0013290C">
        <w:rPr>
          <w:b w:val="0"/>
          <w:spacing w:val="-2"/>
          <w:u w:val="none"/>
        </w:rPr>
        <w:t>.</w:t>
      </w:r>
    </w:p>
    <w:p w14:paraId="797D7ED3" w14:textId="1D5585A5" w:rsidR="00404614" w:rsidRPr="0013290C" w:rsidRDefault="009B363F" w:rsidP="00404614">
      <w:pPr>
        <w:pStyle w:val="ListParagraph"/>
        <w:numPr>
          <w:ilvl w:val="1"/>
          <w:numId w:val="1"/>
        </w:numPr>
        <w:tabs>
          <w:tab w:val="left" w:pos="880"/>
          <w:tab w:val="left" w:pos="881"/>
        </w:tabs>
        <w:spacing w:before="79" w:line="259" w:lineRule="auto"/>
        <w:ind w:right="220" w:firstLine="0"/>
        <w:rPr>
          <w:sz w:val="24"/>
        </w:rPr>
      </w:pPr>
      <w:r w:rsidRPr="0013290C">
        <w:rPr>
          <w:sz w:val="24"/>
          <w:szCs w:val="24"/>
        </w:rPr>
        <w:t>After</w:t>
      </w:r>
      <w:r w:rsidRPr="0013290C">
        <w:rPr>
          <w:spacing w:val="-4"/>
          <w:sz w:val="24"/>
          <w:szCs w:val="24"/>
        </w:rPr>
        <w:t xml:space="preserve"> </w:t>
      </w:r>
      <w:r w:rsidRPr="0013290C">
        <w:rPr>
          <w:sz w:val="24"/>
          <w:szCs w:val="24"/>
        </w:rPr>
        <w:t>the</w:t>
      </w:r>
      <w:r w:rsidRPr="0013290C">
        <w:rPr>
          <w:spacing w:val="-5"/>
          <w:sz w:val="24"/>
          <w:szCs w:val="24"/>
        </w:rPr>
        <w:t xml:space="preserve"> </w:t>
      </w:r>
      <w:r w:rsidRPr="0013290C">
        <w:rPr>
          <w:sz w:val="24"/>
          <w:szCs w:val="24"/>
        </w:rPr>
        <w:t>Outside</w:t>
      </w:r>
      <w:r w:rsidRPr="0013290C">
        <w:rPr>
          <w:spacing w:val="-4"/>
          <w:sz w:val="24"/>
          <w:szCs w:val="24"/>
        </w:rPr>
        <w:t xml:space="preserve"> </w:t>
      </w:r>
      <w:r w:rsidRPr="0013290C">
        <w:rPr>
          <w:sz w:val="24"/>
          <w:szCs w:val="24"/>
        </w:rPr>
        <w:t>Time,</w:t>
      </w:r>
      <w:r w:rsidRPr="0013290C">
        <w:rPr>
          <w:spacing w:val="-3"/>
          <w:sz w:val="24"/>
          <w:szCs w:val="24"/>
        </w:rPr>
        <w:t xml:space="preserve"> </w:t>
      </w:r>
      <w:r w:rsidRPr="0013290C">
        <w:rPr>
          <w:sz w:val="24"/>
          <w:szCs w:val="24"/>
        </w:rPr>
        <w:t>the</w:t>
      </w:r>
      <w:r w:rsidRPr="0013290C">
        <w:rPr>
          <w:spacing w:val="-4"/>
          <w:sz w:val="24"/>
          <w:szCs w:val="24"/>
        </w:rPr>
        <w:t xml:space="preserve"> </w:t>
      </w:r>
      <w:r w:rsidRPr="0013290C">
        <w:rPr>
          <w:sz w:val="24"/>
          <w:szCs w:val="24"/>
        </w:rPr>
        <w:t>Bank</w:t>
      </w:r>
      <w:r w:rsidRPr="0013290C">
        <w:rPr>
          <w:spacing w:val="-3"/>
          <w:sz w:val="24"/>
          <w:szCs w:val="24"/>
        </w:rPr>
        <w:t xml:space="preserve"> </w:t>
      </w:r>
      <w:r w:rsidRPr="0013290C">
        <w:rPr>
          <w:sz w:val="24"/>
          <w:szCs w:val="24"/>
        </w:rPr>
        <w:t>shall</w:t>
      </w:r>
      <w:r w:rsidRPr="0013290C">
        <w:rPr>
          <w:spacing w:val="-3"/>
          <w:sz w:val="24"/>
          <w:szCs w:val="24"/>
        </w:rPr>
        <w:t xml:space="preserve"> </w:t>
      </w:r>
      <w:r w:rsidRPr="0013290C">
        <w:rPr>
          <w:sz w:val="24"/>
          <w:szCs w:val="24"/>
        </w:rPr>
        <w:t>comply</w:t>
      </w:r>
      <w:r w:rsidRPr="0013290C">
        <w:rPr>
          <w:spacing w:val="-3"/>
          <w:sz w:val="24"/>
          <w:szCs w:val="24"/>
        </w:rPr>
        <w:t xml:space="preserve"> </w:t>
      </w:r>
      <w:r w:rsidRPr="0013290C">
        <w:rPr>
          <w:sz w:val="24"/>
          <w:szCs w:val="24"/>
        </w:rPr>
        <w:t>with</w:t>
      </w:r>
      <w:r w:rsidRPr="0013290C">
        <w:rPr>
          <w:spacing w:val="-3"/>
          <w:sz w:val="24"/>
          <w:szCs w:val="24"/>
        </w:rPr>
        <w:t xml:space="preserve"> </w:t>
      </w:r>
      <w:r w:rsidRPr="0013290C">
        <w:rPr>
          <w:sz w:val="24"/>
          <w:szCs w:val="24"/>
        </w:rPr>
        <w:t>the</w:t>
      </w:r>
      <w:r w:rsidRPr="0013290C">
        <w:rPr>
          <w:spacing w:val="-4"/>
          <w:sz w:val="24"/>
          <w:szCs w:val="24"/>
        </w:rPr>
        <w:t xml:space="preserve"> </w:t>
      </w:r>
      <w:r w:rsidRPr="0013290C">
        <w:rPr>
          <w:sz w:val="24"/>
          <w:szCs w:val="24"/>
        </w:rPr>
        <w:t>Initial</w:t>
      </w:r>
      <w:r w:rsidRPr="0013290C">
        <w:rPr>
          <w:spacing w:val="-1"/>
          <w:sz w:val="24"/>
          <w:szCs w:val="24"/>
        </w:rPr>
        <w:t xml:space="preserve"> </w:t>
      </w:r>
      <w:r w:rsidRPr="0013290C">
        <w:rPr>
          <w:sz w:val="24"/>
          <w:szCs w:val="24"/>
        </w:rPr>
        <w:t>Instruction,</w:t>
      </w:r>
      <w:r w:rsidRPr="0013290C">
        <w:rPr>
          <w:spacing w:val="-3"/>
          <w:sz w:val="24"/>
          <w:szCs w:val="24"/>
        </w:rPr>
        <w:t xml:space="preserve"> </w:t>
      </w:r>
      <w:r w:rsidRPr="0013290C">
        <w:rPr>
          <w:sz w:val="24"/>
          <w:szCs w:val="24"/>
        </w:rPr>
        <w:t>and</w:t>
      </w:r>
      <w:r w:rsidRPr="0013290C">
        <w:rPr>
          <w:spacing w:val="-3"/>
          <w:sz w:val="24"/>
          <w:szCs w:val="24"/>
        </w:rPr>
        <w:t xml:space="preserve"> </w:t>
      </w:r>
      <w:r w:rsidRPr="0013290C">
        <w:rPr>
          <w:sz w:val="24"/>
          <w:szCs w:val="24"/>
        </w:rPr>
        <w:t>with</w:t>
      </w:r>
      <w:r w:rsidRPr="0013290C">
        <w:rPr>
          <w:spacing w:val="-3"/>
          <w:sz w:val="24"/>
          <w:szCs w:val="24"/>
        </w:rPr>
        <w:t xml:space="preserve"> </w:t>
      </w:r>
      <w:r w:rsidRPr="0013290C">
        <w:rPr>
          <w:sz w:val="24"/>
          <w:szCs w:val="24"/>
        </w:rPr>
        <w:t>any Disposition Instructions originated by the Secured Party, in each case (i) without the Debtor’s or the Platform’s further consent, and (ii) even if following the Instructions results in the dishonoring by the Bank</w:t>
      </w:r>
      <w:r w:rsidRPr="0013290C">
        <w:rPr>
          <w:spacing w:val="40"/>
          <w:sz w:val="24"/>
          <w:szCs w:val="24"/>
        </w:rPr>
        <w:t xml:space="preserve"> </w:t>
      </w:r>
      <w:r w:rsidRPr="0013290C">
        <w:rPr>
          <w:sz w:val="24"/>
          <w:szCs w:val="24"/>
        </w:rPr>
        <w:t>of items presented for payment from the Deposit Account or the Bank otherwise not complying with the Debtor’s Disposition Instructions.</w:t>
      </w:r>
      <w:r w:rsidRPr="0013290C">
        <w:rPr>
          <w:spacing w:val="40"/>
          <w:sz w:val="24"/>
          <w:szCs w:val="24"/>
        </w:rPr>
        <w:t xml:space="preserve"> </w:t>
      </w:r>
      <w:r w:rsidRPr="0013290C">
        <w:rPr>
          <w:sz w:val="24"/>
          <w:szCs w:val="24"/>
        </w:rPr>
        <w:t>The</w:t>
      </w:r>
      <w:r w:rsidRPr="0013290C">
        <w:rPr>
          <w:spacing w:val="-4"/>
          <w:sz w:val="24"/>
          <w:szCs w:val="24"/>
        </w:rPr>
        <w:t xml:space="preserve"> </w:t>
      </w:r>
      <w:r w:rsidRPr="0013290C">
        <w:rPr>
          <w:sz w:val="24"/>
          <w:szCs w:val="24"/>
        </w:rPr>
        <w:t>Debtor</w:t>
      </w:r>
      <w:r w:rsidRPr="0013290C">
        <w:rPr>
          <w:spacing w:val="-3"/>
          <w:sz w:val="24"/>
          <w:szCs w:val="24"/>
        </w:rPr>
        <w:t xml:space="preserve"> and the Platform each </w:t>
      </w:r>
      <w:r w:rsidRPr="0013290C">
        <w:rPr>
          <w:sz w:val="24"/>
          <w:szCs w:val="24"/>
        </w:rPr>
        <w:t>authorizes</w:t>
      </w:r>
      <w:r w:rsidRPr="0013290C">
        <w:rPr>
          <w:spacing w:val="-3"/>
          <w:sz w:val="24"/>
          <w:szCs w:val="24"/>
        </w:rPr>
        <w:t xml:space="preserve"> </w:t>
      </w:r>
      <w:r w:rsidRPr="0013290C">
        <w:rPr>
          <w:sz w:val="24"/>
          <w:szCs w:val="24"/>
        </w:rPr>
        <w:t>and</w:t>
      </w:r>
      <w:r w:rsidRPr="0013290C">
        <w:rPr>
          <w:spacing w:val="-3"/>
          <w:sz w:val="24"/>
          <w:szCs w:val="24"/>
        </w:rPr>
        <w:t xml:space="preserve"> </w:t>
      </w:r>
      <w:r w:rsidRPr="0013290C">
        <w:rPr>
          <w:sz w:val="24"/>
          <w:szCs w:val="24"/>
        </w:rPr>
        <w:t>directs</w:t>
      </w:r>
      <w:r w:rsidRPr="0013290C">
        <w:rPr>
          <w:spacing w:val="-3"/>
          <w:sz w:val="24"/>
          <w:szCs w:val="24"/>
        </w:rPr>
        <w:t xml:space="preserve"> </w:t>
      </w:r>
      <w:r w:rsidRPr="0013290C">
        <w:rPr>
          <w:sz w:val="24"/>
          <w:szCs w:val="24"/>
        </w:rPr>
        <w:t>the</w:t>
      </w:r>
      <w:r w:rsidRPr="0013290C">
        <w:rPr>
          <w:spacing w:val="-3"/>
          <w:sz w:val="24"/>
          <w:szCs w:val="24"/>
        </w:rPr>
        <w:t xml:space="preserve"> </w:t>
      </w:r>
      <w:r w:rsidRPr="0013290C">
        <w:rPr>
          <w:sz w:val="24"/>
          <w:szCs w:val="24"/>
        </w:rPr>
        <w:t>Bank</w:t>
      </w:r>
      <w:r w:rsidRPr="0013290C">
        <w:rPr>
          <w:spacing w:val="-3"/>
          <w:sz w:val="24"/>
          <w:szCs w:val="24"/>
        </w:rPr>
        <w:t xml:space="preserve"> </w:t>
      </w:r>
      <w:r w:rsidRPr="0013290C">
        <w:rPr>
          <w:sz w:val="24"/>
          <w:szCs w:val="24"/>
        </w:rPr>
        <w:t>to</w:t>
      </w:r>
      <w:r w:rsidRPr="0013290C">
        <w:rPr>
          <w:spacing w:val="-3"/>
          <w:sz w:val="24"/>
          <w:szCs w:val="24"/>
        </w:rPr>
        <w:t xml:space="preserve"> </w:t>
      </w:r>
      <w:r w:rsidRPr="0013290C">
        <w:rPr>
          <w:sz w:val="24"/>
          <w:szCs w:val="24"/>
        </w:rPr>
        <w:t>comply</w:t>
      </w:r>
      <w:r w:rsidRPr="0013290C">
        <w:rPr>
          <w:spacing w:val="-3"/>
          <w:sz w:val="24"/>
          <w:szCs w:val="24"/>
        </w:rPr>
        <w:t xml:space="preserve"> </w:t>
      </w:r>
      <w:r w:rsidRPr="0013290C">
        <w:rPr>
          <w:sz w:val="24"/>
          <w:szCs w:val="24"/>
        </w:rPr>
        <w:t>with</w:t>
      </w:r>
      <w:r w:rsidRPr="0013290C">
        <w:rPr>
          <w:spacing w:val="-3"/>
          <w:sz w:val="24"/>
          <w:szCs w:val="24"/>
        </w:rPr>
        <w:t xml:space="preserve"> </w:t>
      </w:r>
      <w:r w:rsidRPr="0013290C">
        <w:rPr>
          <w:sz w:val="24"/>
          <w:szCs w:val="24"/>
        </w:rPr>
        <w:t>all</w:t>
      </w:r>
      <w:r w:rsidRPr="0013290C">
        <w:rPr>
          <w:spacing w:val="-3"/>
          <w:sz w:val="24"/>
          <w:szCs w:val="24"/>
        </w:rPr>
        <w:t xml:space="preserve"> </w:t>
      </w:r>
      <w:r w:rsidRPr="0013290C">
        <w:rPr>
          <w:sz w:val="24"/>
          <w:szCs w:val="24"/>
        </w:rPr>
        <w:t>such</w:t>
      </w:r>
      <w:r w:rsidRPr="0013290C">
        <w:rPr>
          <w:spacing w:val="-3"/>
          <w:sz w:val="24"/>
          <w:szCs w:val="24"/>
        </w:rPr>
        <w:t xml:space="preserve"> </w:t>
      </w:r>
      <w:r w:rsidRPr="0013290C">
        <w:rPr>
          <w:sz w:val="24"/>
          <w:szCs w:val="24"/>
        </w:rPr>
        <w:t>Instructions. The Debtor acknowledges and agrees that the Bank shall have no obligation to inquire or investigate whether the Debtor is in default in the payment or performance of its obligations to the Secured Party or to any other party.</w:t>
      </w:r>
      <w:r w:rsidRPr="0013290C">
        <w:rPr>
          <w:spacing w:val="40"/>
          <w:sz w:val="24"/>
          <w:szCs w:val="24"/>
        </w:rPr>
        <w:t xml:space="preserve"> </w:t>
      </w:r>
      <w:r w:rsidRPr="0013290C">
        <w:rPr>
          <w:sz w:val="24"/>
          <w:szCs w:val="24"/>
        </w:rPr>
        <w:t>The Debtor further acknowledges and agrees that the Bank will not be liable to the Debtor for complying with any direction of the Secured Party even if Debtor notifies the Bank that a default had not occurred and/or that the Secured Party was not justified in issuing an Initial Instruction or Disposition Instruction.</w:t>
      </w:r>
    </w:p>
    <w:p w14:paraId="5E77544B" w14:textId="70952E5D" w:rsidR="00A37436" w:rsidRPr="00A424BB" w:rsidRDefault="009B363F" w:rsidP="00404614">
      <w:pPr>
        <w:pStyle w:val="ListParagraph"/>
        <w:numPr>
          <w:ilvl w:val="1"/>
          <w:numId w:val="1"/>
        </w:numPr>
        <w:tabs>
          <w:tab w:val="left" w:pos="880"/>
          <w:tab w:val="left" w:pos="881"/>
        </w:tabs>
        <w:spacing w:before="79" w:line="259" w:lineRule="auto"/>
        <w:ind w:right="220" w:firstLine="0"/>
        <w:rPr>
          <w:sz w:val="24"/>
        </w:rPr>
      </w:pPr>
      <w:r w:rsidRPr="007229FF">
        <w:rPr>
          <w:sz w:val="24"/>
        </w:rPr>
        <w:t>Secured Party shall have the right from time to time to delegate all or some of its rights and obligations hereunder to a</w:t>
      </w:r>
      <w:r w:rsidRPr="00A424BB">
        <w:rPr>
          <w:spacing w:val="-2"/>
          <w:sz w:val="24"/>
        </w:rPr>
        <w:t xml:space="preserve"> </w:t>
      </w:r>
      <w:r w:rsidRPr="00A424BB">
        <w:rPr>
          <w:sz w:val="24"/>
        </w:rPr>
        <w:t>loan servicer (</w:t>
      </w:r>
      <w:r w:rsidRPr="007229FF">
        <w:rPr>
          <w:sz w:val="24"/>
        </w:rPr>
        <w:t>“</w:t>
      </w:r>
      <w:r w:rsidRPr="00A424BB">
        <w:rPr>
          <w:i/>
          <w:sz w:val="24"/>
        </w:rPr>
        <w:t>Servicer</w:t>
      </w:r>
      <w:r w:rsidRPr="00A424BB">
        <w:rPr>
          <w:sz w:val="24"/>
        </w:rPr>
        <w:t xml:space="preserve">”); provided that (i) such delegation shall not relieve </w:t>
      </w:r>
      <w:r w:rsidRPr="007229FF">
        <w:rPr>
          <w:sz w:val="24"/>
        </w:rPr>
        <w:t xml:space="preserve">Secured Party of its obligations hereunder, (ii) Secured Party </w:t>
      </w:r>
      <w:r w:rsidRPr="00A424BB">
        <w:rPr>
          <w:sz w:val="24"/>
        </w:rPr>
        <w:t>has provide</w:t>
      </w:r>
      <w:r w:rsidRPr="007B01BD">
        <w:rPr>
          <w:sz w:val="24"/>
        </w:rPr>
        <w:t xml:space="preserve">d written notice of such designation to </w:t>
      </w:r>
      <w:r w:rsidRPr="007229FF">
        <w:rPr>
          <w:sz w:val="24"/>
        </w:rPr>
        <w:t xml:space="preserve">Bank, in a form and substance </w:t>
      </w:r>
      <w:r w:rsidRPr="00A424BB">
        <w:rPr>
          <w:sz w:val="24"/>
        </w:rPr>
        <w:t xml:space="preserve">reasonably satisfactory to </w:t>
      </w:r>
      <w:r w:rsidRPr="007229FF">
        <w:rPr>
          <w:sz w:val="24"/>
        </w:rPr>
        <w:t>Bank, (iii) Secured Pa</w:t>
      </w:r>
      <w:r w:rsidRPr="00A424BB">
        <w:rPr>
          <w:sz w:val="24"/>
        </w:rPr>
        <w:t>rty</w:t>
      </w:r>
      <w:r w:rsidRPr="00A424BB">
        <w:rPr>
          <w:spacing w:val="-3"/>
          <w:sz w:val="24"/>
        </w:rPr>
        <w:t xml:space="preserve"> </w:t>
      </w:r>
      <w:r w:rsidRPr="00A424BB">
        <w:rPr>
          <w:sz w:val="24"/>
        </w:rPr>
        <w:t>shall</w:t>
      </w:r>
      <w:r w:rsidRPr="007B01BD">
        <w:rPr>
          <w:spacing w:val="-3"/>
          <w:sz w:val="24"/>
        </w:rPr>
        <w:t xml:space="preserve"> </w:t>
      </w:r>
      <w:r w:rsidRPr="007B01BD">
        <w:rPr>
          <w:sz w:val="24"/>
        </w:rPr>
        <w:t>be</w:t>
      </w:r>
      <w:r w:rsidRPr="0013290C">
        <w:rPr>
          <w:spacing w:val="-4"/>
          <w:sz w:val="24"/>
        </w:rPr>
        <w:t xml:space="preserve"> </w:t>
      </w:r>
      <w:r w:rsidRPr="0013290C">
        <w:rPr>
          <w:sz w:val="24"/>
        </w:rPr>
        <w:t>liable</w:t>
      </w:r>
      <w:r w:rsidRPr="0013290C">
        <w:rPr>
          <w:spacing w:val="-3"/>
          <w:sz w:val="24"/>
        </w:rPr>
        <w:t xml:space="preserve"> </w:t>
      </w:r>
      <w:r w:rsidRPr="0013290C">
        <w:rPr>
          <w:sz w:val="24"/>
        </w:rPr>
        <w:t>for</w:t>
      </w:r>
      <w:r w:rsidRPr="0013290C">
        <w:rPr>
          <w:spacing w:val="-2"/>
          <w:sz w:val="24"/>
        </w:rPr>
        <w:t xml:space="preserve"> </w:t>
      </w:r>
      <w:r w:rsidRPr="0013290C">
        <w:rPr>
          <w:sz w:val="24"/>
        </w:rPr>
        <w:t>any</w:t>
      </w:r>
      <w:r w:rsidRPr="0013290C">
        <w:rPr>
          <w:spacing w:val="-3"/>
          <w:sz w:val="24"/>
        </w:rPr>
        <w:t xml:space="preserve"> </w:t>
      </w:r>
      <w:r w:rsidRPr="0013290C">
        <w:rPr>
          <w:sz w:val="24"/>
        </w:rPr>
        <w:t>breach</w:t>
      </w:r>
      <w:r w:rsidRPr="0013290C">
        <w:rPr>
          <w:spacing w:val="-3"/>
          <w:sz w:val="24"/>
        </w:rPr>
        <w:t xml:space="preserve"> </w:t>
      </w:r>
      <w:r w:rsidRPr="0013290C">
        <w:rPr>
          <w:sz w:val="24"/>
        </w:rPr>
        <w:t>of</w:t>
      </w:r>
      <w:r w:rsidRPr="0013290C">
        <w:rPr>
          <w:spacing w:val="-3"/>
          <w:sz w:val="24"/>
        </w:rPr>
        <w:t xml:space="preserve"> </w:t>
      </w:r>
      <w:r w:rsidRPr="0013290C">
        <w:rPr>
          <w:sz w:val="24"/>
        </w:rPr>
        <w:t>the</w:t>
      </w:r>
      <w:r w:rsidRPr="0013290C">
        <w:rPr>
          <w:spacing w:val="-5"/>
          <w:sz w:val="24"/>
        </w:rPr>
        <w:t xml:space="preserve"> </w:t>
      </w:r>
      <w:r w:rsidRPr="0013290C">
        <w:rPr>
          <w:sz w:val="24"/>
        </w:rPr>
        <w:t>terms</w:t>
      </w:r>
      <w:r w:rsidRPr="0013290C">
        <w:rPr>
          <w:spacing w:val="-3"/>
          <w:sz w:val="24"/>
        </w:rPr>
        <w:t xml:space="preserve"> </w:t>
      </w:r>
      <w:r w:rsidRPr="0013290C">
        <w:rPr>
          <w:sz w:val="24"/>
        </w:rPr>
        <w:t>of</w:t>
      </w:r>
      <w:r w:rsidRPr="0013290C">
        <w:rPr>
          <w:spacing w:val="-1"/>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by</w:t>
      </w:r>
      <w:r w:rsidRPr="0013290C">
        <w:rPr>
          <w:spacing w:val="-3"/>
          <w:sz w:val="24"/>
        </w:rPr>
        <w:t xml:space="preserve"> </w:t>
      </w:r>
      <w:r w:rsidRPr="007229FF">
        <w:rPr>
          <w:sz w:val="24"/>
        </w:rPr>
        <w:t>Servicer,</w:t>
      </w:r>
      <w:r w:rsidRPr="00A424BB">
        <w:rPr>
          <w:spacing w:val="-3"/>
          <w:sz w:val="24"/>
        </w:rPr>
        <w:t xml:space="preserve"> </w:t>
      </w:r>
      <w:r w:rsidRPr="00A424BB">
        <w:rPr>
          <w:sz w:val="24"/>
        </w:rPr>
        <w:t>and</w:t>
      </w:r>
      <w:r w:rsidRPr="00A424BB">
        <w:rPr>
          <w:spacing w:val="-1"/>
          <w:sz w:val="24"/>
        </w:rPr>
        <w:t xml:space="preserve"> </w:t>
      </w:r>
      <w:r w:rsidRPr="007B01BD">
        <w:rPr>
          <w:sz w:val="24"/>
        </w:rPr>
        <w:t xml:space="preserve">(vi) </w:t>
      </w:r>
      <w:r w:rsidRPr="007229FF">
        <w:rPr>
          <w:sz w:val="24"/>
        </w:rPr>
        <w:t xml:space="preserve">Servicer </w:t>
      </w:r>
      <w:r w:rsidRPr="00A424BB">
        <w:rPr>
          <w:sz w:val="24"/>
        </w:rPr>
        <w:t>has provide</w:t>
      </w:r>
      <w:r w:rsidRPr="007B01BD">
        <w:rPr>
          <w:sz w:val="24"/>
        </w:rPr>
        <w:t xml:space="preserve">d a written certificate of authority to </w:t>
      </w:r>
      <w:r w:rsidRPr="007229FF">
        <w:rPr>
          <w:sz w:val="24"/>
        </w:rPr>
        <w:t xml:space="preserve">Bank, in a form and substance </w:t>
      </w:r>
      <w:r w:rsidRPr="00A424BB">
        <w:rPr>
          <w:sz w:val="24"/>
        </w:rPr>
        <w:t xml:space="preserve">reasonably satisfactory to </w:t>
      </w:r>
      <w:r w:rsidRPr="007229FF">
        <w:rPr>
          <w:sz w:val="24"/>
        </w:rPr>
        <w:t>Bank, which shall designate wh</w:t>
      </w:r>
      <w:r w:rsidRPr="00A424BB">
        <w:rPr>
          <w:sz w:val="24"/>
        </w:rPr>
        <w:t>ich individuals are permitted to act on behalf of the Servicer in connection with this Agreement.</w:t>
      </w:r>
    </w:p>
    <w:p w14:paraId="22E9B3F7" w14:textId="77777777" w:rsidR="00A37436" w:rsidRPr="0013290C" w:rsidRDefault="009B363F">
      <w:pPr>
        <w:pStyle w:val="Heading2"/>
        <w:numPr>
          <w:ilvl w:val="0"/>
          <w:numId w:val="1"/>
        </w:numPr>
        <w:tabs>
          <w:tab w:val="left" w:pos="880"/>
          <w:tab w:val="left" w:pos="881"/>
        </w:tabs>
        <w:spacing w:before="157"/>
        <w:ind w:left="880" w:hanging="721"/>
        <w:rPr>
          <w:b w:val="0"/>
          <w:u w:val="none"/>
        </w:rPr>
      </w:pPr>
      <w:r w:rsidRPr="007B01BD">
        <w:t>Exculpation</w:t>
      </w:r>
      <w:r w:rsidRPr="0013290C">
        <w:rPr>
          <w:spacing w:val="-5"/>
        </w:rPr>
        <w:t xml:space="preserve"> </w:t>
      </w:r>
      <w:r w:rsidRPr="0013290C">
        <w:t>of</w:t>
      </w:r>
      <w:r w:rsidRPr="0013290C">
        <w:rPr>
          <w:spacing w:val="-2"/>
        </w:rPr>
        <w:t xml:space="preserve"> </w:t>
      </w:r>
      <w:r w:rsidRPr="0013290C">
        <w:t>the</w:t>
      </w:r>
      <w:r w:rsidRPr="0013290C">
        <w:rPr>
          <w:spacing w:val="-2"/>
        </w:rPr>
        <w:t xml:space="preserve"> </w:t>
      </w:r>
      <w:r w:rsidRPr="0013290C">
        <w:rPr>
          <w:spacing w:val="-4"/>
        </w:rPr>
        <w:t>Bank</w:t>
      </w:r>
      <w:r w:rsidRPr="0013290C">
        <w:rPr>
          <w:b w:val="0"/>
          <w:spacing w:val="-4"/>
          <w:u w:val="none"/>
        </w:rPr>
        <w:t>.</w:t>
      </w:r>
    </w:p>
    <w:p w14:paraId="7AA9C1B9" w14:textId="2C764488" w:rsidR="00A37436" w:rsidRPr="0013290C" w:rsidRDefault="009B363F">
      <w:pPr>
        <w:pStyle w:val="ListParagraph"/>
        <w:numPr>
          <w:ilvl w:val="1"/>
          <w:numId w:val="1"/>
        </w:numPr>
        <w:tabs>
          <w:tab w:val="left" w:pos="880"/>
          <w:tab w:val="left" w:pos="881"/>
        </w:tabs>
        <w:spacing w:before="183" w:line="259" w:lineRule="auto"/>
        <w:ind w:right="101" w:firstLine="0"/>
        <w:rPr>
          <w:sz w:val="24"/>
        </w:rPr>
      </w:pPr>
      <w:r w:rsidRPr="0013290C">
        <w:rPr>
          <w:sz w:val="24"/>
        </w:rPr>
        <w:t>Notwithstanding</w:t>
      </w:r>
      <w:r w:rsidRPr="0013290C">
        <w:rPr>
          <w:spacing w:val="-3"/>
          <w:sz w:val="24"/>
        </w:rPr>
        <w:t xml:space="preserve"> </w:t>
      </w:r>
      <w:r w:rsidRPr="0013290C">
        <w:rPr>
          <w:sz w:val="24"/>
        </w:rPr>
        <w:t>the</w:t>
      </w:r>
      <w:r w:rsidRPr="0013290C">
        <w:rPr>
          <w:spacing w:val="-3"/>
          <w:sz w:val="24"/>
        </w:rPr>
        <w:t xml:space="preserve"> </w:t>
      </w:r>
      <w:r w:rsidRPr="0013290C">
        <w:rPr>
          <w:sz w:val="24"/>
        </w:rPr>
        <w:t>Bank’s</w:t>
      </w:r>
      <w:r w:rsidRPr="0013290C">
        <w:rPr>
          <w:spacing w:val="-3"/>
          <w:sz w:val="24"/>
        </w:rPr>
        <w:t xml:space="preserve"> </w:t>
      </w:r>
      <w:r w:rsidRPr="0013290C">
        <w:rPr>
          <w:sz w:val="24"/>
        </w:rPr>
        <w:t>obligations hereunder pursuant to</w:t>
      </w:r>
      <w:r w:rsidRPr="0013290C">
        <w:rPr>
          <w:spacing w:val="-3"/>
          <w:sz w:val="24"/>
        </w:rPr>
        <w:t xml:space="preserve"> </w:t>
      </w:r>
      <w:r w:rsidRPr="0013290C">
        <w:rPr>
          <w:sz w:val="24"/>
        </w:rPr>
        <w:t>Sections</w:t>
      </w:r>
      <w:r w:rsidRPr="0013290C">
        <w:rPr>
          <w:spacing w:val="-3"/>
          <w:sz w:val="24"/>
        </w:rPr>
        <w:t xml:space="preserve"> </w:t>
      </w:r>
      <w:r w:rsidRPr="0013290C">
        <w:rPr>
          <w:sz w:val="24"/>
        </w:rPr>
        <w:t>2</w:t>
      </w:r>
      <w:r w:rsidRPr="0013290C">
        <w:rPr>
          <w:spacing w:val="-3"/>
          <w:sz w:val="24"/>
        </w:rPr>
        <w:t xml:space="preserve"> </w:t>
      </w:r>
      <w:r w:rsidRPr="0013290C">
        <w:rPr>
          <w:sz w:val="24"/>
        </w:rPr>
        <w:t>and</w:t>
      </w:r>
      <w:r w:rsidRPr="0013290C">
        <w:rPr>
          <w:spacing w:val="-3"/>
          <w:sz w:val="24"/>
        </w:rPr>
        <w:t xml:space="preserve"> </w:t>
      </w:r>
      <w:r w:rsidRPr="0013290C">
        <w:rPr>
          <w:sz w:val="24"/>
        </w:rPr>
        <w:t>3,</w:t>
      </w:r>
      <w:r w:rsidRPr="0013290C">
        <w:rPr>
          <w:spacing w:val="-3"/>
          <w:sz w:val="24"/>
        </w:rPr>
        <w:t xml:space="preserve"> </w:t>
      </w:r>
      <w:r w:rsidRPr="0013290C">
        <w:rPr>
          <w:sz w:val="24"/>
        </w:rPr>
        <w:t>the</w:t>
      </w:r>
      <w:r w:rsidRPr="0013290C">
        <w:rPr>
          <w:spacing w:val="-3"/>
          <w:sz w:val="24"/>
        </w:rPr>
        <w:t xml:space="preserve"> </w:t>
      </w:r>
      <w:r w:rsidRPr="0013290C">
        <w:rPr>
          <w:sz w:val="24"/>
        </w:rPr>
        <w:t>Bank</w:t>
      </w:r>
      <w:r w:rsidRPr="0013290C">
        <w:rPr>
          <w:spacing w:val="-3"/>
          <w:sz w:val="24"/>
        </w:rPr>
        <w:t xml:space="preserve"> </w:t>
      </w:r>
      <w:r w:rsidRPr="0013290C">
        <w:rPr>
          <w:sz w:val="24"/>
        </w:rPr>
        <w:t>shall</w:t>
      </w:r>
      <w:r w:rsidRPr="0013290C">
        <w:rPr>
          <w:spacing w:val="-3"/>
          <w:sz w:val="24"/>
        </w:rPr>
        <w:t xml:space="preserve"> </w:t>
      </w:r>
      <w:r w:rsidRPr="0013290C">
        <w:rPr>
          <w:sz w:val="24"/>
        </w:rPr>
        <w:t>not</w:t>
      </w:r>
      <w:r w:rsidRPr="0013290C">
        <w:rPr>
          <w:spacing w:val="-3"/>
          <w:sz w:val="24"/>
        </w:rPr>
        <w:t xml:space="preserve"> </w:t>
      </w:r>
      <w:r w:rsidRPr="0013290C">
        <w:rPr>
          <w:sz w:val="24"/>
        </w:rPr>
        <w:t>be</w:t>
      </w:r>
      <w:r w:rsidRPr="0013290C">
        <w:rPr>
          <w:spacing w:val="-3"/>
          <w:sz w:val="24"/>
        </w:rPr>
        <w:t xml:space="preserve"> </w:t>
      </w:r>
      <w:r w:rsidRPr="0013290C">
        <w:rPr>
          <w:sz w:val="24"/>
        </w:rPr>
        <w:t>liable</w:t>
      </w:r>
      <w:r w:rsidRPr="0013290C">
        <w:rPr>
          <w:spacing w:val="-4"/>
          <w:sz w:val="24"/>
        </w:rPr>
        <w:t xml:space="preserve"> </w:t>
      </w:r>
      <w:r w:rsidRPr="0013290C">
        <w:rPr>
          <w:sz w:val="24"/>
        </w:rPr>
        <w:t>to any other party :</w:t>
      </w:r>
    </w:p>
    <w:p w14:paraId="5D79E2D9" w14:textId="78CA426B" w:rsidR="00A37436" w:rsidRPr="0013290C" w:rsidRDefault="009B363F">
      <w:pPr>
        <w:pStyle w:val="ListParagraph"/>
        <w:numPr>
          <w:ilvl w:val="2"/>
          <w:numId w:val="1"/>
        </w:numPr>
        <w:tabs>
          <w:tab w:val="left" w:pos="1600"/>
          <w:tab w:val="left" w:pos="1601"/>
        </w:tabs>
        <w:spacing w:before="160" w:line="259" w:lineRule="auto"/>
        <w:ind w:right="104" w:firstLine="719"/>
        <w:rPr>
          <w:sz w:val="24"/>
        </w:rPr>
      </w:pPr>
      <w:r w:rsidRPr="0013290C">
        <w:rPr>
          <w:sz w:val="24"/>
        </w:rPr>
        <w:t>for failing to follow an Initial Instruction and continuing to comply with the Debtor’s Disposition Instructions (A) before the Outside Time, (B) that does not</w:t>
      </w:r>
      <w:r w:rsidRPr="0013290C">
        <w:rPr>
          <w:spacing w:val="-2"/>
          <w:sz w:val="24"/>
        </w:rPr>
        <w:t xml:space="preserve"> </w:t>
      </w:r>
      <w:r w:rsidRPr="0013290C">
        <w:rPr>
          <w:sz w:val="24"/>
        </w:rPr>
        <w:t>have</w:t>
      </w:r>
      <w:r w:rsidRPr="0013290C">
        <w:rPr>
          <w:spacing w:val="-4"/>
          <w:sz w:val="24"/>
        </w:rPr>
        <w:t xml:space="preserve"> </w:t>
      </w:r>
      <w:r w:rsidRPr="0013290C">
        <w:rPr>
          <w:sz w:val="24"/>
        </w:rPr>
        <w:t>attached</w:t>
      </w:r>
      <w:r w:rsidRPr="0013290C">
        <w:rPr>
          <w:spacing w:val="-2"/>
          <w:sz w:val="24"/>
        </w:rPr>
        <w:t xml:space="preserve"> </w:t>
      </w:r>
      <w:r w:rsidRPr="0013290C">
        <w:rPr>
          <w:sz w:val="24"/>
        </w:rPr>
        <w:t>to</w:t>
      </w:r>
      <w:r w:rsidRPr="0013290C">
        <w:rPr>
          <w:spacing w:val="-2"/>
          <w:sz w:val="24"/>
        </w:rPr>
        <w:t xml:space="preserve"> </w:t>
      </w:r>
      <w:r w:rsidRPr="0013290C">
        <w:rPr>
          <w:sz w:val="24"/>
        </w:rPr>
        <w:t>it</w:t>
      </w:r>
      <w:r w:rsidRPr="0013290C">
        <w:rPr>
          <w:spacing w:val="-2"/>
          <w:sz w:val="24"/>
        </w:rPr>
        <w:t xml:space="preserve"> </w:t>
      </w:r>
      <w:r w:rsidRPr="0013290C">
        <w:rPr>
          <w:sz w:val="24"/>
        </w:rPr>
        <w:t>a</w:t>
      </w:r>
      <w:r w:rsidRPr="0013290C">
        <w:rPr>
          <w:spacing w:val="-2"/>
          <w:sz w:val="24"/>
        </w:rPr>
        <w:t xml:space="preserve"> </w:t>
      </w:r>
      <w:r w:rsidRPr="0013290C">
        <w:rPr>
          <w:sz w:val="24"/>
        </w:rPr>
        <w:t>fully</w:t>
      </w:r>
      <w:r w:rsidRPr="0013290C">
        <w:rPr>
          <w:spacing w:val="-2"/>
          <w:sz w:val="24"/>
        </w:rPr>
        <w:t xml:space="preserve"> </w:t>
      </w:r>
      <w:r w:rsidRPr="0013290C">
        <w:rPr>
          <w:sz w:val="24"/>
        </w:rPr>
        <w:t>executed</w:t>
      </w:r>
      <w:r w:rsidRPr="0013290C">
        <w:rPr>
          <w:spacing w:val="-2"/>
          <w:sz w:val="24"/>
        </w:rPr>
        <w:t xml:space="preserve"> </w:t>
      </w:r>
      <w:r w:rsidRPr="0013290C">
        <w:rPr>
          <w:sz w:val="24"/>
        </w:rPr>
        <w:t>copy</w:t>
      </w:r>
      <w:r w:rsidRPr="0013290C">
        <w:rPr>
          <w:spacing w:val="-2"/>
          <w:sz w:val="24"/>
        </w:rPr>
        <w:t xml:space="preserve"> </w:t>
      </w:r>
      <w:r w:rsidRPr="0013290C">
        <w:rPr>
          <w:sz w:val="24"/>
        </w:rPr>
        <w:t>of</w:t>
      </w:r>
      <w:r w:rsidRPr="0013290C">
        <w:rPr>
          <w:spacing w:val="-2"/>
          <w:sz w:val="24"/>
        </w:rPr>
        <w:t xml:space="preserve"> </w:t>
      </w:r>
      <w:r w:rsidRPr="0013290C">
        <w:rPr>
          <w:sz w:val="24"/>
        </w:rPr>
        <w:t>this</w:t>
      </w:r>
      <w:r w:rsidRPr="0013290C">
        <w:rPr>
          <w:spacing w:val="-2"/>
          <w:sz w:val="24"/>
        </w:rPr>
        <w:t xml:space="preserve"> </w:t>
      </w:r>
      <w:r w:rsidRPr="0013290C">
        <w:rPr>
          <w:sz w:val="24"/>
        </w:rPr>
        <w:t>Agreement,</w:t>
      </w:r>
      <w:r w:rsidRPr="0013290C">
        <w:rPr>
          <w:spacing w:val="-1"/>
          <w:sz w:val="24"/>
        </w:rPr>
        <w:t xml:space="preserve"> </w:t>
      </w:r>
      <w:r w:rsidRPr="0013290C">
        <w:rPr>
          <w:sz w:val="24"/>
        </w:rPr>
        <w:t>(C)</w:t>
      </w:r>
      <w:r w:rsidRPr="0013290C">
        <w:rPr>
          <w:spacing w:val="-2"/>
          <w:sz w:val="24"/>
        </w:rPr>
        <w:t xml:space="preserve"> </w:t>
      </w:r>
      <w:r w:rsidRPr="0013290C">
        <w:rPr>
          <w:sz w:val="24"/>
        </w:rPr>
        <w:t>that</w:t>
      </w:r>
      <w:r w:rsidRPr="0013290C">
        <w:rPr>
          <w:spacing w:val="-1"/>
          <w:sz w:val="24"/>
        </w:rPr>
        <w:t xml:space="preserve"> </w:t>
      </w:r>
      <w:r w:rsidRPr="0013290C">
        <w:rPr>
          <w:sz w:val="24"/>
        </w:rPr>
        <w:t>is</w:t>
      </w:r>
      <w:r w:rsidRPr="0013290C">
        <w:rPr>
          <w:spacing w:val="-2"/>
          <w:sz w:val="24"/>
        </w:rPr>
        <w:t xml:space="preserve"> </w:t>
      </w:r>
      <w:r w:rsidRPr="0013290C">
        <w:rPr>
          <w:sz w:val="24"/>
        </w:rPr>
        <w:t>not</w:t>
      </w:r>
      <w:r w:rsidRPr="0013290C">
        <w:rPr>
          <w:spacing w:val="-2"/>
          <w:sz w:val="24"/>
        </w:rPr>
        <w:t xml:space="preserve"> </w:t>
      </w:r>
      <w:r w:rsidRPr="0013290C">
        <w:rPr>
          <w:sz w:val="24"/>
        </w:rPr>
        <w:t>substantially</w:t>
      </w:r>
      <w:r w:rsidRPr="0013290C">
        <w:rPr>
          <w:spacing w:val="-3"/>
          <w:sz w:val="24"/>
        </w:rPr>
        <w:t xml:space="preserve"> in </w:t>
      </w:r>
      <w:r w:rsidRPr="0013290C">
        <w:rPr>
          <w:sz w:val="24"/>
        </w:rPr>
        <w:t>the form of Exhibit B, (D) that does not specify the address to which the Initial Instruction was to have been sent, (</w:t>
      </w:r>
      <w:r w:rsidRPr="007410F6">
        <w:rPr>
          <w:sz w:val="24"/>
        </w:rPr>
        <w:t xml:space="preserve">E) that the Bank reasonably determines would result in the Bank’s </w:t>
      </w:r>
      <w:r w:rsidRPr="00543201">
        <w:rPr>
          <w:sz w:val="24"/>
        </w:rPr>
        <w:t>failure to comply with a statute, rule</w:t>
      </w:r>
      <w:r w:rsidRPr="00336E78">
        <w:rPr>
          <w:sz w:val="24"/>
        </w:rPr>
        <w:t xml:space="preserve">, regulation, or an Order or Process that is binding upon the Bank (in the event of which the Bank may require an appropriate Order or Process to proceed), </w:t>
      </w:r>
      <w:r w:rsidRPr="00212708">
        <w:rPr>
          <w:sz w:val="24"/>
        </w:rPr>
        <w:t>(</w:t>
      </w:r>
      <w:r w:rsidRPr="00A424BB">
        <w:rPr>
          <w:sz w:val="24"/>
        </w:rPr>
        <w:t>F) for which the Bank has not received evidence reasonably required by the Bank as to the authority of the person giving the Initial Instruction to act for the Secured Party (in the form of an incumbency certificate of the Secur</w:t>
      </w:r>
      <w:r w:rsidRPr="007B01BD">
        <w:rPr>
          <w:sz w:val="24"/>
        </w:rPr>
        <w:t xml:space="preserve">ed Party or other authorizing form </w:t>
      </w:r>
      <w:r w:rsidRPr="0013290C">
        <w:rPr>
          <w:sz w:val="24"/>
        </w:rPr>
        <w:t>reasonably satisfactory to the Bank), or (G) that is not otherwis</w:t>
      </w:r>
      <w:r w:rsidRPr="00336E78">
        <w:rPr>
          <w:sz w:val="24"/>
        </w:rPr>
        <w:t xml:space="preserve">e completed, or, as a result of any such defect in the Initial Instruction, continuing to </w:t>
      </w:r>
      <w:r w:rsidRPr="00336E78">
        <w:rPr>
          <w:sz w:val="24"/>
        </w:rPr>
        <w:lastRenderedPageBreak/>
        <w:t>comply with the Debtor’s Disposition Instructions</w:t>
      </w:r>
      <w:r w:rsidRPr="0013290C">
        <w:rPr>
          <w:sz w:val="24"/>
        </w:rPr>
        <w:t>;</w:t>
      </w:r>
    </w:p>
    <w:p w14:paraId="2800766D" w14:textId="28CDD863" w:rsidR="00A37436" w:rsidRPr="007410F6" w:rsidRDefault="009B363F">
      <w:pPr>
        <w:pStyle w:val="ListParagraph"/>
        <w:numPr>
          <w:ilvl w:val="2"/>
          <w:numId w:val="1"/>
        </w:numPr>
        <w:tabs>
          <w:tab w:val="left" w:pos="1660"/>
          <w:tab w:val="left" w:pos="1661"/>
        </w:tabs>
        <w:spacing w:before="79" w:line="259" w:lineRule="auto"/>
        <w:ind w:right="76" w:firstLine="719"/>
        <w:rPr>
          <w:sz w:val="24"/>
          <w:szCs w:val="24"/>
        </w:rPr>
      </w:pPr>
      <w:r w:rsidRPr="007410F6">
        <w:rPr>
          <w:sz w:val="24"/>
          <w:szCs w:val="24"/>
        </w:rPr>
        <w:t xml:space="preserve">for failing to follow a Disposition Instruction originated by the Secured Party: (A) before the Outside Time, (B) that does not have attached to it a fully executed copy of this Agreement, (C) that is not in substantially the form of Exhibit A, </w:t>
      </w:r>
      <w:r w:rsidRPr="00543201">
        <w:rPr>
          <w:sz w:val="24"/>
          <w:szCs w:val="24"/>
        </w:rPr>
        <w:t xml:space="preserve">(D) that does not specify the address </w:t>
      </w:r>
      <w:r w:rsidR="00A424BB">
        <w:rPr>
          <w:sz w:val="24"/>
          <w:szCs w:val="24"/>
        </w:rPr>
        <w:t xml:space="preserve">or accounts </w:t>
      </w:r>
      <w:r w:rsidRPr="00543201">
        <w:rPr>
          <w:sz w:val="24"/>
          <w:szCs w:val="24"/>
        </w:rPr>
        <w:t xml:space="preserve">to which the Disposition Instruction </w:t>
      </w:r>
      <w:r w:rsidR="00A424BB">
        <w:rPr>
          <w:sz w:val="24"/>
          <w:szCs w:val="24"/>
        </w:rPr>
        <w:t xml:space="preserve">or Funds were </w:t>
      </w:r>
      <w:r w:rsidRPr="00543201">
        <w:rPr>
          <w:sz w:val="24"/>
          <w:szCs w:val="24"/>
        </w:rPr>
        <w:t xml:space="preserve">to have been sent, </w:t>
      </w:r>
      <w:r w:rsidRPr="0013290C">
        <w:rPr>
          <w:sz w:val="24"/>
          <w:szCs w:val="24"/>
        </w:rPr>
        <w:t>(</w:t>
      </w:r>
      <w:r w:rsidRPr="007410F6">
        <w:rPr>
          <w:sz w:val="24"/>
          <w:szCs w:val="24"/>
        </w:rPr>
        <w:t>E) that requires the disposition of the Funds by a method not available to the Debtor or the Platform under the</w:t>
      </w:r>
      <w:r w:rsidRPr="00543201">
        <w:rPr>
          <w:spacing w:val="-3"/>
          <w:sz w:val="24"/>
          <w:szCs w:val="24"/>
        </w:rPr>
        <w:t xml:space="preserve"> </w:t>
      </w:r>
      <w:r w:rsidRPr="00543201">
        <w:rPr>
          <w:sz w:val="24"/>
          <w:szCs w:val="24"/>
        </w:rPr>
        <w:t>Deposit-R</w:t>
      </w:r>
      <w:r w:rsidRPr="00754526">
        <w:rPr>
          <w:sz w:val="24"/>
          <w:szCs w:val="24"/>
        </w:rPr>
        <w:t>elated</w:t>
      </w:r>
      <w:r w:rsidRPr="009B363F">
        <w:rPr>
          <w:spacing w:val="-3"/>
          <w:sz w:val="24"/>
          <w:szCs w:val="24"/>
        </w:rPr>
        <w:t xml:space="preserve"> </w:t>
      </w:r>
      <w:r w:rsidRPr="009B363F">
        <w:rPr>
          <w:sz w:val="24"/>
          <w:szCs w:val="24"/>
        </w:rPr>
        <w:t>Agreements</w:t>
      </w:r>
      <w:r w:rsidRPr="0013290C">
        <w:rPr>
          <w:sz w:val="24"/>
          <w:szCs w:val="24"/>
        </w:rPr>
        <w:t>,</w:t>
      </w:r>
      <w:r w:rsidRPr="0013290C">
        <w:rPr>
          <w:spacing w:val="-3"/>
          <w:sz w:val="24"/>
          <w:szCs w:val="24"/>
        </w:rPr>
        <w:t xml:space="preserve"> </w:t>
      </w:r>
      <w:r w:rsidRPr="007410F6">
        <w:rPr>
          <w:sz w:val="24"/>
          <w:szCs w:val="24"/>
        </w:rPr>
        <w:t>(F)</w:t>
      </w:r>
      <w:r w:rsidRPr="007410F6">
        <w:rPr>
          <w:spacing w:val="-3"/>
          <w:sz w:val="24"/>
          <w:szCs w:val="24"/>
        </w:rPr>
        <w:t xml:space="preserve"> </w:t>
      </w:r>
      <w:r w:rsidRPr="00543201">
        <w:rPr>
          <w:sz w:val="24"/>
          <w:szCs w:val="24"/>
        </w:rPr>
        <w:t>that</w:t>
      </w:r>
      <w:r w:rsidRPr="00543201">
        <w:rPr>
          <w:spacing w:val="-3"/>
          <w:sz w:val="24"/>
          <w:szCs w:val="24"/>
        </w:rPr>
        <w:t xml:space="preserve"> </w:t>
      </w:r>
      <w:r w:rsidRPr="00543201">
        <w:rPr>
          <w:sz w:val="24"/>
          <w:szCs w:val="24"/>
        </w:rPr>
        <w:t>the</w:t>
      </w:r>
      <w:r w:rsidRPr="00754526">
        <w:rPr>
          <w:spacing w:val="-4"/>
          <w:sz w:val="24"/>
          <w:szCs w:val="24"/>
        </w:rPr>
        <w:t xml:space="preserve"> </w:t>
      </w:r>
      <w:r w:rsidRPr="00754526">
        <w:rPr>
          <w:sz w:val="24"/>
          <w:szCs w:val="24"/>
        </w:rPr>
        <w:t>Bank</w:t>
      </w:r>
      <w:r w:rsidRPr="009B363F">
        <w:rPr>
          <w:spacing w:val="-2"/>
          <w:sz w:val="24"/>
          <w:szCs w:val="24"/>
        </w:rPr>
        <w:t xml:space="preserve"> reasonably </w:t>
      </w:r>
      <w:r w:rsidRPr="009B363F">
        <w:rPr>
          <w:sz w:val="24"/>
          <w:szCs w:val="24"/>
        </w:rPr>
        <w:t>determines</w:t>
      </w:r>
      <w:r w:rsidRPr="009B363F">
        <w:rPr>
          <w:spacing w:val="-4"/>
          <w:sz w:val="24"/>
          <w:szCs w:val="24"/>
        </w:rPr>
        <w:t xml:space="preserve"> </w:t>
      </w:r>
      <w:r w:rsidRPr="00336E78">
        <w:rPr>
          <w:sz w:val="24"/>
          <w:szCs w:val="24"/>
        </w:rPr>
        <w:t>would</w:t>
      </w:r>
      <w:r w:rsidRPr="00336E78">
        <w:rPr>
          <w:spacing w:val="-4"/>
          <w:sz w:val="24"/>
          <w:szCs w:val="24"/>
        </w:rPr>
        <w:t xml:space="preserve"> </w:t>
      </w:r>
      <w:r w:rsidRPr="00336E78">
        <w:rPr>
          <w:sz w:val="24"/>
          <w:szCs w:val="24"/>
        </w:rPr>
        <w:t>result</w:t>
      </w:r>
      <w:r w:rsidRPr="00336E78">
        <w:rPr>
          <w:spacing w:val="-1"/>
          <w:sz w:val="24"/>
          <w:szCs w:val="24"/>
        </w:rPr>
        <w:t xml:space="preserve"> </w:t>
      </w:r>
      <w:r w:rsidRPr="00336E78">
        <w:rPr>
          <w:sz w:val="24"/>
          <w:szCs w:val="24"/>
        </w:rPr>
        <w:t>in</w:t>
      </w:r>
      <w:r w:rsidRPr="00336E78">
        <w:rPr>
          <w:spacing w:val="-3"/>
          <w:sz w:val="24"/>
          <w:szCs w:val="24"/>
        </w:rPr>
        <w:t xml:space="preserve"> </w:t>
      </w:r>
      <w:r w:rsidRPr="00336E78">
        <w:rPr>
          <w:sz w:val="24"/>
          <w:szCs w:val="24"/>
        </w:rPr>
        <w:t>the</w:t>
      </w:r>
      <w:r w:rsidRPr="00336E78">
        <w:rPr>
          <w:spacing w:val="-4"/>
          <w:sz w:val="24"/>
          <w:szCs w:val="24"/>
        </w:rPr>
        <w:t xml:space="preserve"> </w:t>
      </w:r>
      <w:r w:rsidRPr="00336E78">
        <w:rPr>
          <w:sz w:val="24"/>
          <w:szCs w:val="24"/>
        </w:rPr>
        <w:t>Bank’s</w:t>
      </w:r>
      <w:r w:rsidRPr="00336E78">
        <w:rPr>
          <w:spacing w:val="-3"/>
          <w:sz w:val="24"/>
          <w:szCs w:val="24"/>
        </w:rPr>
        <w:t xml:space="preserve"> </w:t>
      </w:r>
      <w:r w:rsidRPr="00336E78">
        <w:rPr>
          <w:sz w:val="24"/>
          <w:szCs w:val="24"/>
        </w:rPr>
        <w:t>failing to comply with a statute, rule or regulation, or an Order or Process</w:t>
      </w:r>
      <w:r w:rsidRPr="00212708">
        <w:rPr>
          <w:sz w:val="24"/>
          <w:szCs w:val="24"/>
        </w:rPr>
        <w:t xml:space="preserve">, </w:t>
      </w:r>
      <w:r w:rsidRPr="00A424BB">
        <w:rPr>
          <w:sz w:val="24"/>
          <w:szCs w:val="24"/>
        </w:rPr>
        <w:t>binding upon the Bank (in the event of which Bank may require an appropriate Order or Process to proceed), (G) that requires the disposition of Funds that are not immediately available in the Deposit</w:t>
      </w:r>
      <w:r w:rsidRPr="00A424BB">
        <w:rPr>
          <w:spacing w:val="-3"/>
          <w:sz w:val="24"/>
          <w:szCs w:val="24"/>
        </w:rPr>
        <w:t xml:space="preserve"> </w:t>
      </w:r>
      <w:r w:rsidRPr="00A424BB">
        <w:rPr>
          <w:sz w:val="24"/>
          <w:szCs w:val="24"/>
        </w:rPr>
        <w:t>Account,</w:t>
      </w:r>
      <w:r w:rsidRPr="00A424BB">
        <w:rPr>
          <w:spacing w:val="-3"/>
          <w:sz w:val="24"/>
          <w:szCs w:val="24"/>
        </w:rPr>
        <w:t xml:space="preserve"> </w:t>
      </w:r>
      <w:r w:rsidRPr="00A424BB">
        <w:rPr>
          <w:sz w:val="24"/>
          <w:szCs w:val="24"/>
        </w:rPr>
        <w:t>(H)</w:t>
      </w:r>
      <w:r w:rsidRPr="00A424BB">
        <w:rPr>
          <w:spacing w:val="-3"/>
          <w:sz w:val="24"/>
          <w:szCs w:val="24"/>
        </w:rPr>
        <w:t xml:space="preserve"> </w:t>
      </w:r>
      <w:r w:rsidRPr="00A424BB">
        <w:rPr>
          <w:sz w:val="24"/>
          <w:szCs w:val="24"/>
        </w:rPr>
        <w:t>that</w:t>
      </w:r>
      <w:r w:rsidRPr="00A424BB">
        <w:rPr>
          <w:spacing w:val="-3"/>
          <w:sz w:val="24"/>
          <w:szCs w:val="24"/>
        </w:rPr>
        <w:t xml:space="preserve"> </w:t>
      </w:r>
      <w:r w:rsidRPr="00A424BB">
        <w:rPr>
          <w:sz w:val="24"/>
          <w:szCs w:val="24"/>
        </w:rPr>
        <w:t>directs</w:t>
      </w:r>
      <w:r w:rsidRPr="00A424BB">
        <w:rPr>
          <w:spacing w:val="-3"/>
          <w:sz w:val="24"/>
          <w:szCs w:val="24"/>
        </w:rPr>
        <w:t xml:space="preserve"> </w:t>
      </w:r>
      <w:r w:rsidRPr="00A424BB">
        <w:rPr>
          <w:sz w:val="24"/>
          <w:szCs w:val="24"/>
        </w:rPr>
        <w:t>the</w:t>
      </w:r>
      <w:r w:rsidRPr="00A424BB">
        <w:rPr>
          <w:spacing w:val="-4"/>
          <w:sz w:val="24"/>
          <w:szCs w:val="24"/>
        </w:rPr>
        <w:t xml:space="preserve"> </w:t>
      </w:r>
      <w:r w:rsidRPr="00A424BB">
        <w:rPr>
          <w:sz w:val="24"/>
          <w:szCs w:val="24"/>
        </w:rPr>
        <w:t>disposition</w:t>
      </w:r>
      <w:r w:rsidRPr="00A424BB">
        <w:rPr>
          <w:spacing w:val="-3"/>
          <w:sz w:val="24"/>
          <w:szCs w:val="24"/>
        </w:rPr>
        <w:t xml:space="preserve"> </w:t>
      </w:r>
      <w:r w:rsidRPr="00A424BB">
        <w:rPr>
          <w:sz w:val="24"/>
          <w:szCs w:val="24"/>
        </w:rPr>
        <w:t>of</w:t>
      </w:r>
      <w:r w:rsidRPr="00A424BB">
        <w:rPr>
          <w:spacing w:val="-4"/>
          <w:sz w:val="24"/>
          <w:szCs w:val="24"/>
        </w:rPr>
        <w:t xml:space="preserve"> </w:t>
      </w:r>
      <w:r w:rsidRPr="00A424BB">
        <w:rPr>
          <w:sz w:val="24"/>
          <w:szCs w:val="24"/>
        </w:rPr>
        <w:t>less</w:t>
      </w:r>
      <w:r w:rsidRPr="00A424BB">
        <w:rPr>
          <w:spacing w:val="-3"/>
          <w:sz w:val="24"/>
          <w:szCs w:val="24"/>
        </w:rPr>
        <w:t xml:space="preserve"> </w:t>
      </w:r>
      <w:r w:rsidRPr="00A424BB">
        <w:rPr>
          <w:sz w:val="24"/>
          <w:szCs w:val="24"/>
        </w:rPr>
        <w:t>than</w:t>
      </w:r>
      <w:r w:rsidRPr="00A424BB">
        <w:rPr>
          <w:spacing w:val="-3"/>
          <w:sz w:val="24"/>
          <w:szCs w:val="24"/>
        </w:rPr>
        <w:t xml:space="preserve"> </w:t>
      </w:r>
      <w:r w:rsidRPr="00A424BB">
        <w:rPr>
          <w:sz w:val="24"/>
          <w:szCs w:val="24"/>
        </w:rPr>
        <w:t>all</w:t>
      </w:r>
      <w:r w:rsidRPr="00A424BB">
        <w:rPr>
          <w:spacing w:val="-3"/>
          <w:sz w:val="24"/>
          <w:szCs w:val="24"/>
        </w:rPr>
        <w:t xml:space="preserve"> </w:t>
      </w:r>
      <w:r w:rsidRPr="00A424BB">
        <w:rPr>
          <w:sz w:val="24"/>
          <w:szCs w:val="24"/>
        </w:rPr>
        <w:t>the</w:t>
      </w:r>
      <w:r w:rsidRPr="00A424BB">
        <w:rPr>
          <w:spacing w:val="-3"/>
          <w:sz w:val="24"/>
          <w:szCs w:val="24"/>
        </w:rPr>
        <w:t xml:space="preserve"> </w:t>
      </w:r>
      <w:r w:rsidRPr="00A424BB">
        <w:rPr>
          <w:sz w:val="24"/>
          <w:szCs w:val="24"/>
        </w:rPr>
        <w:t>Funds or directs that the Funds be sent to more than one recipient, (I) for which the Bank has not received evidence reasonably required by the Bank as to the authority of the person giving the Disposition Instruction to act for the Secured Party (in the form of an incumbency certificate of the Secured Party or other authorizing form reasonably satisfactory to the Bank), (J) that requires the disposition of the Funds by a method other than by automatic standing ACH transfers,</w:t>
      </w:r>
      <w:r w:rsidRPr="0013290C">
        <w:rPr>
          <w:sz w:val="24"/>
          <w:szCs w:val="24"/>
        </w:rPr>
        <w:t xml:space="preserve"> or (</w:t>
      </w:r>
      <w:r w:rsidRPr="007410F6">
        <w:rPr>
          <w:sz w:val="24"/>
          <w:szCs w:val="24"/>
        </w:rPr>
        <w:t>K) that is not otherwise completed.</w:t>
      </w:r>
    </w:p>
    <w:p w14:paraId="34CBF409" w14:textId="7BF31BAA" w:rsidR="00A37436" w:rsidRPr="00212708" w:rsidRDefault="009B363F">
      <w:pPr>
        <w:pStyle w:val="ListParagraph"/>
        <w:numPr>
          <w:ilvl w:val="2"/>
          <w:numId w:val="1"/>
        </w:numPr>
        <w:tabs>
          <w:tab w:val="left" w:pos="1600"/>
          <w:tab w:val="left" w:pos="1601"/>
        </w:tabs>
        <w:spacing w:line="259" w:lineRule="auto"/>
        <w:ind w:right="274" w:firstLine="719"/>
        <w:rPr>
          <w:sz w:val="24"/>
        </w:rPr>
      </w:pPr>
      <w:r w:rsidRPr="007410F6">
        <w:rPr>
          <w:sz w:val="24"/>
        </w:rPr>
        <w:t>for complying</w:t>
      </w:r>
      <w:r w:rsidRPr="00543201">
        <w:rPr>
          <w:spacing w:val="-5"/>
          <w:sz w:val="24"/>
        </w:rPr>
        <w:t xml:space="preserve"> </w:t>
      </w:r>
      <w:r w:rsidRPr="00543201">
        <w:rPr>
          <w:sz w:val="24"/>
        </w:rPr>
        <w:t>with</w:t>
      </w:r>
      <w:r w:rsidRPr="00543201">
        <w:rPr>
          <w:spacing w:val="-5"/>
          <w:sz w:val="24"/>
        </w:rPr>
        <w:t xml:space="preserve"> </w:t>
      </w:r>
      <w:r w:rsidRPr="00754526">
        <w:rPr>
          <w:sz w:val="24"/>
        </w:rPr>
        <w:t>the</w:t>
      </w:r>
      <w:r w:rsidRPr="00754526">
        <w:rPr>
          <w:spacing w:val="-5"/>
          <w:sz w:val="24"/>
        </w:rPr>
        <w:t xml:space="preserve"> </w:t>
      </w:r>
      <w:r w:rsidRPr="009B363F">
        <w:rPr>
          <w:sz w:val="24"/>
        </w:rPr>
        <w:t>Debtor’s</w:t>
      </w:r>
      <w:r w:rsidRPr="009B363F">
        <w:rPr>
          <w:spacing w:val="-6"/>
          <w:sz w:val="24"/>
        </w:rPr>
        <w:t xml:space="preserve"> </w:t>
      </w:r>
      <w:r w:rsidRPr="009B363F">
        <w:rPr>
          <w:sz w:val="24"/>
        </w:rPr>
        <w:t>Disposition</w:t>
      </w:r>
      <w:r w:rsidRPr="009B363F">
        <w:rPr>
          <w:spacing w:val="-5"/>
          <w:sz w:val="24"/>
        </w:rPr>
        <w:t xml:space="preserve"> </w:t>
      </w:r>
      <w:r w:rsidRPr="009B363F">
        <w:rPr>
          <w:sz w:val="24"/>
        </w:rPr>
        <w:t>Instructions,</w:t>
      </w:r>
      <w:r w:rsidRPr="00336E78">
        <w:rPr>
          <w:spacing w:val="-5"/>
          <w:sz w:val="24"/>
        </w:rPr>
        <w:t xml:space="preserve"> </w:t>
      </w:r>
      <w:r w:rsidRPr="00336E78">
        <w:rPr>
          <w:sz w:val="24"/>
        </w:rPr>
        <w:t>or</w:t>
      </w:r>
      <w:r w:rsidRPr="00336E78">
        <w:rPr>
          <w:spacing w:val="-5"/>
          <w:sz w:val="24"/>
        </w:rPr>
        <w:t xml:space="preserve"> </w:t>
      </w:r>
      <w:r w:rsidRPr="00336E78">
        <w:rPr>
          <w:sz w:val="24"/>
        </w:rPr>
        <w:t>otherwise</w:t>
      </w:r>
      <w:r w:rsidRPr="00336E78">
        <w:rPr>
          <w:spacing w:val="-5"/>
          <w:sz w:val="24"/>
        </w:rPr>
        <w:t xml:space="preserve"> </w:t>
      </w:r>
      <w:r w:rsidRPr="00336E78">
        <w:rPr>
          <w:sz w:val="24"/>
        </w:rPr>
        <w:t>completing</w:t>
      </w:r>
      <w:r w:rsidRPr="00336E78">
        <w:rPr>
          <w:spacing w:val="-5"/>
          <w:sz w:val="24"/>
        </w:rPr>
        <w:t xml:space="preserve"> </w:t>
      </w:r>
      <w:r w:rsidRPr="00336E78">
        <w:rPr>
          <w:sz w:val="24"/>
        </w:rPr>
        <w:t>a transaction involving the Deposit Account, that the Bank or an affiliate had started to process before the Outside Time;</w:t>
      </w:r>
    </w:p>
    <w:p w14:paraId="0F5DDF34" w14:textId="59D0EC41" w:rsidR="00A37436" w:rsidRPr="0013290C" w:rsidRDefault="009B363F">
      <w:pPr>
        <w:pStyle w:val="ListParagraph"/>
        <w:numPr>
          <w:ilvl w:val="2"/>
          <w:numId w:val="1"/>
        </w:numPr>
        <w:tabs>
          <w:tab w:val="left" w:pos="1600"/>
          <w:tab w:val="left" w:pos="1601"/>
        </w:tabs>
        <w:spacing w:before="158" w:line="259" w:lineRule="auto"/>
        <w:ind w:right="237" w:firstLine="719"/>
        <w:rPr>
          <w:sz w:val="24"/>
        </w:rPr>
      </w:pPr>
      <w:r w:rsidRPr="00A424BB">
        <w:rPr>
          <w:sz w:val="24"/>
        </w:rPr>
        <w:t>after the Bank becomes aware that the Secured Party has sent the Initial Instruction, but before</w:t>
      </w:r>
      <w:r w:rsidRPr="007B01BD">
        <w:rPr>
          <w:spacing w:val="-2"/>
          <w:sz w:val="24"/>
        </w:rPr>
        <w:t xml:space="preserve"> </w:t>
      </w:r>
      <w:r w:rsidRPr="0013290C">
        <w:rPr>
          <w:sz w:val="24"/>
        </w:rPr>
        <w:t>the</w:t>
      </w:r>
      <w:r w:rsidRPr="0013290C">
        <w:rPr>
          <w:spacing w:val="-1"/>
          <w:sz w:val="24"/>
        </w:rPr>
        <w:t xml:space="preserve"> </w:t>
      </w:r>
      <w:r w:rsidRPr="0013290C">
        <w:rPr>
          <w:sz w:val="24"/>
        </w:rPr>
        <w:t>Outside</w:t>
      </w:r>
      <w:r w:rsidRPr="0013290C">
        <w:rPr>
          <w:spacing w:val="-1"/>
          <w:sz w:val="24"/>
        </w:rPr>
        <w:t xml:space="preserve"> </w:t>
      </w:r>
      <w:r w:rsidRPr="0013290C">
        <w:rPr>
          <w:sz w:val="24"/>
        </w:rPr>
        <w:t>Time, complying with an Instruction, notwithstanding whether the Instruction</w:t>
      </w:r>
      <w:r w:rsidRPr="0013290C">
        <w:rPr>
          <w:spacing w:val="-4"/>
          <w:sz w:val="24"/>
        </w:rPr>
        <w:t xml:space="preserve"> </w:t>
      </w:r>
      <w:r w:rsidRPr="0013290C">
        <w:rPr>
          <w:sz w:val="24"/>
        </w:rPr>
        <w:t>complies</w:t>
      </w:r>
      <w:r w:rsidRPr="0013290C">
        <w:rPr>
          <w:spacing w:val="-4"/>
          <w:sz w:val="24"/>
        </w:rPr>
        <w:t xml:space="preserve"> </w:t>
      </w:r>
      <w:r w:rsidRPr="0013290C">
        <w:rPr>
          <w:sz w:val="24"/>
        </w:rPr>
        <w:t>with</w:t>
      </w:r>
      <w:r w:rsidRPr="0013290C">
        <w:rPr>
          <w:spacing w:val="-1"/>
          <w:sz w:val="24"/>
        </w:rPr>
        <w:t xml:space="preserve"> </w:t>
      </w:r>
      <w:r w:rsidRPr="0013290C">
        <w:rPr>
          <w:sz w:val="24"/>
        </w:rPr>
        <w:t>Section</w:t>
      </w:r>
      <w:r w:rsidRPr="0013290C">
        <w:rPr>
          <w:spacing w:val="-4"/>
          <w:sz w:val="24"/>
        </w:rPr>
        <w:t xml:space="preserve"> </w:t>
      </w:r>
      <w:r w:rsidRPr="0013290C">
        <w:rPr>
          <w:sz w:val="24"/>
        </w:rPr>
        <w:t>4(a)(i)</w:t>
      </w:r>
      <w:r w:rsidRPr="0013290C">
        <w:rPr>
          <w:spacing w:val="-4"/>
          <w:sz w:val="24"/>
        </w:rPr>
        <w:t xml:space="preserve"> </w:t>
      </w:r>
      <w:r w:rsidRPr="0013290C">
        <w:rPr>
          <w:sz w:val="24"/>
        </w:rPr>
        <w:t>or</w:t>
      </w:r>
      <w:r w:rsidRPr="0013290C">
        <w:rPr>
          <w:spacing w:val="-3"/>
          <w:sz w:val="24"/>
        </w:rPr>
        <w:t xml:space="preserve"> </w:t>
      </w:r>
      <w:r w:rsidRPr="0013290C">
        <w:rPr>
          <w:sz w:val="24"/>
        </w:rPr>
        <w:t>4(a)(ii), as applicable; or</w:t>
      </w:r>
    </w:p>
    <w:p w14:paraId="1F4890E1" w14:textId="77777777" w:rsidR="00A37436" w:rsidRPr="007D3BA8" w:rsidRDefault="009B363F" w:rsidP="007D3BA8">
      <w:pPr>
        <w:pStyle w:val="ListParagraph"/>
        <w:numPr>
          <w:ilvl w:val="2"/>
          <w:numId w:val="1"/>
        </w:numPr>
        <w:tabs>
          <w:tab w:val="left" w:pos="1600"/>
          <w:tab w:val="left" w:pos="1601"/>
        </w:tabs>
        <w:spacing w:line="259" w:lineRule="auto"/>
        <w:ind w:right="274" w:firstLine="719"/>
        <w:rPr>
          <w:sz w:val="24"/>
        </w:rPr>
      </w:pPr>
      <w:r w:rsidRPr="0013290C">
        <w:rPr>
          <w:sz w:val="24"/>
          <w:szCs w:val="24"/>
        </w:rPr>
        <w:t xml:space="preserve"> for complying with any Instructions even if the Debtor notifies the Bank that a default had not occurred and/or that the Secured Party was not justified in issuing Instructions</w:t>
      </w:r>
      <w:r w:rsidRPr="007D3BA8">
        <w:rPr>
          <w:sz w:val="24"/>
        </w:rPr>
        <w:t>.</w:t>
      </w:r>
    </w:p>
    <w:p w14:paraId="3DEACA0D" w14:textId="13F72875" w:rsidR="00A37436" w:rsidRPr="00081AB0" w:rsidRDefault="009B363F">
      <w:pPr>
        <w:pStyle w:val="ListParagraph"/>
        <w:numPr>
          <w:ilvl w:val="1"/>
          <w:numId w:val="1"/>
        </w:numPr>
        <w:tabs>
          <w:tab w:val="left" w:pos="880"/>
          <w:tab w:val="left" w:pos="881"/>
        </w:tabs>
        <w:spacing w:before="161" w:line="259" w:lineRule="auto"/>
        <w:ind w:right="108" w:firstLine="0"/>
        <w:rPr>
          <w:sz w:val="24"/>
        </w:rPr>
      </w:pPr>
      <w:r w:rsidRPr="0013290C">
        <w:rPr>
          <w:sz w:val="24"/>
        </w:rPr>
        <w:t xml:space="preserve">The Bank will </w:t>
      </w:r>
      <w:r w:rsidRPr="007410F6">
        <w:rPr>
          <w:sz w:val="24"/>
        </w:rPr>
        <w:t xml:space="preserve">not be liable to any other party for: (i) wrongful dishonor of any item as a result of the Bank following  any </w:t>
      </w:r>
      <w:r w:rsidRPr="00543201">
        <w:rPr>
          <w:sz w:val="24"/>
        </w:rPr>
        <w:t>Instructions</w:t>
      </w:r>
      <w:r w:rsidRPr="00336E78">
        <w:rPr>
          <w:sz w:val="24"/>
        </w:rPr>
        <w:t xml:space="preserve">, (ii) failing to comply or delaying in complying with  any Instruction or any provision of this Agreement due to legal constraint, </w:t>
      </w:r>
      <w:r w:rsidRPr="00990366">
        <w:rPr>
          <w:sz w:val="24"/>
        </w:rPr>
        <w:t>emergency conditions, action or inaction of governmental, civil or military authority, fire, strike, lockout or other labor dispute, war, riot, theft, flood, earthquake or other natural disaster, equipment failure, or negligence or default of Debtor or Secured Party, a computer malfunction, interruption of communication or transmission facilities, terrorist attack, or other cause, in each case</w:t>
      </w:r>
      <w:r w:rsidRPr="00990366">
        <w:rPr>
          <w:spacing w:val="-4"/>
          <w:sz w:val="24"/>
        </w:rPr>
        <w:t xml:space="preserve"> </w:t>
      </w:r>
      <w:r w:rsidRPr="00990366">
        <w:rPr>
          <w:sz w:val="24"/>
        </w:rPr>
        <w:t>beyond</w:t>
      </w:r>
      <w:r w:rsidRPr="00990366">
        <w:rPr>
          <w:spacing w:val="-3"/>
          <w:sz w:val="24"/>
        </w:rPr>
        <w:t xml:space="preserve"> </w:t>
      </w:r>
      <w:r w:rsidRPr="00990366">
        <w:rPr>
          <w:sz w:val="24"/>
        </w:rPr>
        <w:t>the</w:t>
      </w:r>
      <w:r w:rsidRPr="00990366">
        <w:rPr>
          <w:spacing w:val="-4"/>
          <w:sz w:val="24"/>
        </w:rPr>
        <w:t xml:space="preserve"> </w:t>
      </w:r>
      <w:r w:rsidRPr="00990366">
        <w:rPr>
          <w:sz w:val="24"/>
        </w:rPr>
        <w:t>Bank’s</w:t>
      </w:r>
      <w:r w:rsidRPr="00990366">
        <w:rPr>
          <w:spacing w:val="-3"/>
          <w:sz w:val="24"/>
        </w:rPr>
        <w:t xml:space="preserve"> </w:t>
      </w:r>
      <w:r w:rsidRPr="00990366">
        <w:rPr>
          <w:sz w:val="24"/>
        </w:rPr>
        <w:t>reasonable</w:t>
      </w:r>
      <w:r w:rsidRPr="00990366">
        <w:rPr>
          <w:spacing w:val="-2"/>
          <w:sz w:val="24"/>
        </w:rPr>
        <w:t xml:space="preserve"> </w:t>
      </w:r>
      <w:r w:rsidRPr="00990366">
        <w:rPr>
          <w:sz w:val="24"/>
        </w:rPr>
        <w:t>control,</w:t>
      </w:r>
      <w:r w:rsidRPr="00990366">
        <w:rPr>
          <w:spacing w:val="-3"/>
          <w:sz w:val="24"/>
        </w:rPr>
        <w:t xml:space="preserve"> </w:t>
      </w:r>
      <w:r w:rsidRPr="00990366">
        <w:rPr>
          <w:sz w:val="24"/>
        </w:rPr>
        <w:t>or</w:t>
      </w:r>
      <w:r w:rsidRPr="00990366">
        <w:rPr>
          <w:spacing w:val="-3"/>
          <w:sz w:val="24"/>
        </w:rPr>
        <w:t xml:space="preserve"> </w:t>
      </w:r>
      <w:r w:rsidRPr="00990366">
        <w:rPr>
          <w:sz w:val="24"/>
        </w:rPr>
        <w:t>because</w:t>
      </w:r>
      <w:r w:rsidRPr="00990366">
        <w:rPr>
          <w:spacing w:val="-4"/>
          <w:sz w:val="24"/>
        </w:rPr>
        <w:t xml:space="preserve"> </w:t>
      </w:r>
      <w:r w:rsidRPr="00990366">
        <w:rPr>
          <w:sz w:val="24"/>
        </w:rPr>
        <w:t>such</w:t>
      </w:r>
      <w:r w:rsidRPr="00990366">
        <w:rPr>
          <w:spacing w:val="-3"/>
          <w:sz w:val="24"/>
        </w:rPr>
        <w:t xml:space="preserve"> </w:t>
      </w:r>
      <w:r w:rsidRPr="00990366">
        <w:rPr>
          <w:sz w:val="24"/>
        </w:rPr>
        <w:t>failure</w:t>
      </w:r>
      <w:r w:rsidRPr="00990366">
        <w:rPr>
          <w:spacing w:val="-5"/>
          <w:sz w:val="24"/>
        </w:rPr>
        <w:t xml:space="preserve"> </w:t>
      </w:r>
      <w:r w:rsidRPr="00990366">
        <w:rPr>
          <w:sz w:val="24"/>
        </w:rPr>
        <w:t>or</w:t>
      </w:r>
      <w:r w:rsidRPr="00990366">
        <w:rPr>
          <w:spacing w:val="-3"/>
          <w:sz w:val="24"/>
        </w:rPr>
        <w:t xml:space="preserve"> </w:t>
      </w:r>
      <w:r w:rsidRPr="00990366">
        <w:rPr>
          <w:sz w:val="24"/>
        </w:rPr>
        <w:t>delay</w:t>
      </w:r>
      <w:r w:rsidRPr="00990366">
        <w:rPr>
          <w:spacing w:val="-2"/>
          <w:sz w:val="24"/>
        </w:rPr>
        <w:t xml:space="preserve"> </w:t>
      </w:r>
      <w:r w:rsidRPr="00990366">
        <w:rPr>
          <w:sz w:val="24"/>
        </w:rPr>
        <w:t>resulted</w:t>
      </w:r>
      <w:r w:rsidRPr="00990366">
        <w:rPr>
          <w:spacing w:val="-3"/>
          <w:sz w:val="24"/>
        </w:rPr>
        <w:t xml:space="preserve"> </w:t>
      </w:r>
      <w:r w:rsidRPr="00990366">
        <w:rPr>
          <w:sz w:val="24"/>
        </w:rPr>
        <w:t>from</w:t>
      </w:r>
      <w:r w:rsidRPr="00990366">
        <w:rPr>
          <w:spacing w:val="-3"/>
          <w:sz w:val="24"/>
        </w:rPr>
        <w:t xml:space="preserve"> </w:t>
      </w:r>
      <w:r w:rsidRPr="00990366">
        <w:rPr>
          <w:sz w:val="24"/>
        </w:rPr>
        <w:t>Bank’s reasonable belief that the action would have violated any guideline, rule or regulation of any governmental authority, (iii) any other Claim</w:t>
      </w:r>
      <w:r w:rsidRPr="00081AB0">
        <w:rPr>
          <w:sz w:val="24"/>
        </w:rPr>
        <w:t>, except to the extent directly caused by the Bank’s gross negligence or willful misconduct, or (iv) any indirect, special, exemplary, consequential or punitive damages, including but not limited to lost profits, whether or not the likelihood of such damages was known to Bank, and regardless of the form of the claim or action, or the legal theory on which it is based.</w:t>
      </w:r>
    </w:p>
    <w:p w14:paraId="7356250B" w14:textId="30E42262" w:rsidR="00A37436" w:rsidRPr="0013290C" w:rsidRDefault="009B363F">
      <w:pPr>
        <w:pStyle w:val="ListParagraph"/>
        <w:numPr>
          <w:ilvl w:val="1"/>
          <w:numId w:val="1"/>
        </w:numPr>
        <w:tabs>
          <w:tab w:val="left" w:pos="880"/>
          <w:tab w:val="left" w:pos="881"/>
        </w:tabs>
        <w:spacing w:before="79" w:line="259" w:lineRule="auto"/>
        <w:ind w:right="196" w:firstLine="0"/>
        <w:rPr>
          <w:sz w:val="24"/>
        </w:rPr>
      </w:pPr>
      <w:r w:rsidRPr="00081AB0">
        <w:rPr>
          <w:sz w:val="24"/>
        </w:rPr>
        <w:t>The</w:t>
      </w:r>
      <w:r w:rsidRPr="00081AB0">
        <w:rPr>
          <w:spacing w:val="-3"/>
          <w:sz w:val="24"/>
        </w:rPr>
        <w:t xml:space="preserve"> </w:t>
      </w:r>
      <w:r w:rsidRPr="00081AB0">
        <w:rPr>
          <w:sz w:val="24"/>
        </w:rPr>
        <w:t>Bank</w:t>
      </w:r>
      <w:r w:rsidRPr="00081AB0">
        <w:rPr>
          <w:spacing w:val="-1"/>
          <w:sz w:val="24"/>
        </w:rPr>
        <w:t xml:space="preserve"> </w:t>
      </w:r>
      <w:r w:rsidRPr="00081AB0">
        <w:rPr>
          <w:sz w:val="24"/>
        </w:rPr>
        <w:t>will</w:t>
      </w:r>
      <w:r w:rsidRPr="00081AB0">
        <w:rPr>
          <w:spacing w:val="-1"/>
          <w:sz w:val="24"/>
        </w:rPr>
        <w:t xml:space="preserve"> </w:t>
      </w:r>
      <w:r w:rsidRPr="00081AB0">
        <w:rPr>
          <w:sz w:val="24"/>
        </w:rPr>
        <w:t>have</w:t>
      </w:r>
      <w:r w:rsidRPr="00081AB0">
        <w:rPr>
          <w:spacing w:val="-2"/>
          <w:sz w:val="24"/>
        </w:rPr>
        <w:t xml:space="preserve"> </w:t>
      </w:r>
      <w:r w:rsidRPr="00081AB0">
        <w:rPr>
          <w:sz w:val="24"/>
        </w:rPr>
        <w:t>no</w:t>
      </w:r>
      <w:r w:rsidRPr="00081AB0">
        <w:rPr>
          <w:spacing w:val="-1"/>
          <w:sz w:val="24"/>
        </w:rPr>
        <w:t xml:space="preserve"> </w:t>
      </w:r>
      <w:r w:rsidRPr="00081AB0">
        <w:rPr>
          <w:sz w:val="24"/>
        </w:rPr>
        <w:t>fiduciary</w:t>
      </w:r>
      <w:r w:rsidRPr="00081AB0">
        <w:rPr>
          <w:spacing w:val="-1"/>
          <w:sz w:val="24"/>
        </w:rPr>
        <w:t xml:space="preserve"> </w:t>
      </w:r>
      <w:r w:rsidRPr="00081AB0">
        <w:rPr>
          <w:sz w:val="24"/>
        </w:rPr>
        <w:t xml:space="preserve">duties under this Agreement to any other party, whether as trustee, agent, bailee or otherwise. The Bank will have no duties to the Secured Party except </w:t>
      </w:r>
      <w:r w:rsidRPr="00081AB0">
        <w:rPr>
          <w:sz w:val="24"/>
        </w:rPr>
        <w:lastRenderedPageBreak/>
        <w:t>as</w:t>
      </w:r>
      <w:r w:rsidRPr="00081AB0">
        <w:rPr>
          <w:spacing w:val="-2"/>
          <w:sz w:val="24"/>
        </w:rPr>
        <w:t xml:space="preserve"> </w:t>
      </w:r>
      <w:r w:rsidRPr="00081AB0">
        <w:rPr>
          <w:sz w:val="24"/>
        </w:rPr>
        <w:t>expressly</w:t>
      </w:r>
      <w:r w:rsidRPr="00081AB0">
        <w:rPr>
          <w:spacing w:val="-2"/>
          <w:sz w:val="24"/>
        </w:rPr>
        <w:t xml:space="preserve"> </w:t>
      </w:r>
      <w:r w:rsidRPr="00081AB0">
        <w:rPr>
          <w:sz w:val="24"/>
        </w:rPr>
        <w:t>set</w:t>
      </w:r>
      <w:r w:rsidRPr="00081AB0">
        <w:rPr>
          <w:spacing w:val="-2"/>
          <w:sz w:val="24"/>
        </w:rPr>
        <w:t xml:space="preserve"> </w:t>
      </w:r>
      <w:r w:rsidRPr="00081AB0">
        <w:rPr>
          <w:sz w:val="24"/>
        </w:rPr>
        <w:t>forth</w:t>
      </w:r>
      <w:r w:rsidRPr="00081AB0">
        <w:rPr>
          <w:spacing w:val="-2"/>
          <w:sz w:val="24"/>
        </w:rPr>
        <w:t xml:space="preserve"> </w:t>
      </w:r>
      <w:r w:rsidRPr="00081AB0">
        <w:rPr>
          <w:sz w:val="24"/>
        </w:rPr>
        <w:t>in</w:t>
      </w:r>
      <w:r w:rsidRPr="00081AB0">
        <w:rPr>
          <w:spacing w:val="-2"/>
          <w:sz w:val="24"/>
        </w:rPr>
        <w:t xml:space="preserve"> </w:t>
      </w:r>
      <w:r w:rsidRPr="00081AB0">
        <w:rPr>
          <w:sz w:val="24"/>
        </w:rPr>
        <w:t>this</w:t>
      </w:r>
      <w:r w:rsidRPr="00081AB0">
        <w:rPr>
          <w:spacing w:val="-2"/>
          <w:sz w:val="24"/>
        </w:rPr>
        <w:t xml:space="preserve"> </w:t>
      </w:r>
      <w:r w:rsidRPr="00081AB0">
        <w:rPr>
          <w:sz w:val="24"/>
        </w:rPr>
        <w:t>Agreement.</w:t>
      </w:r>
      <w:r w:rsidRPr="00081AB0">
        <w:rPr>
          <w:spacing w:val="-2"/>
          <w:sz w:val="24"/>
        </w:rPr>
        <w:t xml:space="preserve"> </w:t>
      </w:r>
      <w:r w:rsidRPr="00081AB0">
        <w:rPr>
          <w:sz w:val="24"/>
        </w:rPr>
        <w:t>The</w:t>
      </w:r>
      <w:r w:rsidRPr="00081AB0">
        <w:rPr>
          <w:spacing w:val="-4"/>
          <w:sz w:val="24"/>
        </w:rPr>
        <w:t xml:space="preserve"> </w:t>
      </w:r>
      <w:r w:rsidRPr="00081AB0">
        <w:rPr>
          <w:sz w:val="24"/>
        </w:rPr>
        <w:t>Bank</w:t>
      </w:r>
      <w:r w:rsidRPr="00081AB0">
        <w:rPr>
          <w:spacing w:val="-2"/>
          <w:sz w:val="24"/>
        </w:rPr>
        <w:t xml:space="preserve"> </w:t>
      </w:r>
      <w:r w:rsidRPr="00081AB0">
        <w:rPr>
          <w:sz w:val="24"/>
        </w:rPr>
        <w:t>will</w:t>
      </w:r>
      <w:r w:rsidRPr="00081AB0">
        <w:rPr>
          <w:spacing w:val="-2"/>
          <w:sz w:val="24"/>
        </w:rPr>
        <w:t xml:space="preserve"> </w:t>
      </w:r>
      <w:r w:rsidRPr="00081AB0">
        <w:rPr>
          <w:sz w:val="24"/>
        </w:rPr>
        <w:t>have</w:t>
      </w:r>
      <w:r w:rsidRPr="00081AB0">
        <w:rPr>
          <w:spacing w:val="-3"/>
          <w:sz w:val="24"/>
        </w:rPr>
        <w:t xml:space="preserve"> </w:t>
      </w:r>
      <w:r w:rsidRPr="00081AB0">
        <w:rPr>
          <w:sz w:val="24"/>
        </w:rPr>
        <w:t>no</w:t>
      </w:r>
      <w:r w:rsidRPr="00081AB0">
        <w:rPr>
          <w:spacing w:val="-2"/>
          <w:sz w:val="24"/>
        </w:rPr>
        <w:t xml:space="preserve"> </w:t>
      </w:r>
      <w:r w:rsidRPr="00081AB0">
        <w:rPr>
          <w:sz w:val="24"/>
        </w:rPr>
        <w:t>duty</w:t>
      </w:r>
      <w:r w:rsidRPr="00081AB0">
        <w:rPr>
          <w:spacing w:val="-2"/>
          <w:sz w:val="24"/>
        </w:rPr>
        <w:t xml:space="preserve"> </w:t>
      </w:r>
      <w:r w:rsidRPr="00081AB0">
        <w:rPr>
          <w:sz w:val="24"/>
        </w:rPr>
        <w:t>to</w:t>
      </w:r>
      <w:r w:rsidRPr="00081AB0">
        <w:rPr>
          <w:spacing w:val="-2"/>
          <w:sz w:val="24"/>
        </w:rPr>
        <w:t xml:space="preserve"> </w:t>
      </w:r>
      <w:r w:rsidRPr="00081AB0">
        <w:rPr>
          <w:sz w:val="24"/>
        </w:rPr>
        <w:t>inquire</w:t>
      </w:r>
      <w:r w:rsidRPr="00081AB0">
        <w:rPr>
          <w:spacing w:val="-4"/>
          <w:sz w:val="24"/>
        </w:rPr>
        <w:t xml:space="preserve"> </w:t>
      </w:r>
      <w:r w:rsidRPr="00081AB0">
        <w:rPr>
          <w:sz w:val="24"/>
        </w:rPr>
        <w:t>into</w:t>
      </w:r>
      <w:r w:rsidRPr="00081AB0">
        <w:rPr>
          <w:spacing w:val="-2"/>
          <w:sz w:val="24"/>
        </w:rPr>
        <w:t xml:space="preserve"> </w:t>
      </w:r>
      <w:r w:rsidRPr="00081AB0">
        <w:rPr>
          <w:sz w:val="24"/>
        </w:rPr>
        <w:t>or</w:t>
      </w:r>
      <w:r w:rsidRPr="00081AB0">
        <w:rPr>
          <w:spacing w:val="-2"/>
          <w:sz w:val="24"/>
        </w:rPr>
        <w:t xml:space="preserve"> </w:t>
      </w:r>
      <w:r w:rsidRPr="00081AB0">
        <w:rPr>
          <w:sz w:val="24"/>
        </w:rPr>
        <w:t>determine the</w:t>
      </w:r>
      <w:r w:rsidRPr="00081AB0">
        <w:rPr>
          <w:spacing w:val="-3"/>
          <w:sz w:val="24"/>
        </w:rPr>
        <w:t xml:space="preserve"> </w:t>
      </w:r>
      <w:r w:rsidRPr="00081AB0">
        <w:rPr>
          <w:sz w:val="24"/>
        </w:rPr>
        <w:t>existence</w:t>
      </w:r>
      <w:r w:rsidRPr="00081AB0">
        <w:rPr>
          <w:spacing w:val="-4"/>
          <w:sz w:val="24"/>
        </w:rPr>
        <w:t xml:space="preserve"> </w:t>
      </w:r>
      <w:r w:rsidRPr="00081AB0">
        <w:rPr>
          <w:sz w:val="24"/>
        </w:rPr>
        <w:t>or</w:t>
      </w:r>
      <w:r w:rsidRPr="00081AB0">
        <w:rPr>
          <w:spacing w:val="-3"/>
          <w:sz w:val="24"/>
        </w:rPr>
        <w:t xml:space="preserve"> </w:t>
      </w:r>
      <w:r w:rsidRPr="00081AB0">
        <w:rPr>
          <w:sz w:val="24"/>
        </w:rPr>
        <w:t>enforceability</w:t>
      </w:r>
      <w:r w:rsidRPr="00081AB0">
        <w:rPr>
          <w:spacing w:val="-3"/>
          <w:sz w:val="24"/>
        </w:rPr>
        <w:t xml:space="preserve"> </w:t>
      </w:r>
      <w:r w:rsidRPr="00081AB0">
        <w:rPr>
          <w:sz w:val="24"/>
        </w:rPr>
        <w:t>of</w:t>
      </w:r>
      <w:r w:rsidRPr="00081AB0">
        <w:rPr>
          <w:spacing w:val="-3"/>
          <w:sz w:val="24"/>
        </w:rPr>
        <w:t xml:space="preserve"> </w:t>
      </w:r>
      <w:r w:rsidRPr="00081AB0">
        <w:rPr>
          <w:sz w:val="24"/>
        </w:rPr>
        <w:t>the</w:t>
      </w:r>
      <w:r w:rsidRPr="00081AB0">
        <w:rPr>
          <w:spacing w:val="-5"/>
          <w:sz w:val="24"/>
        </w:rPr>
        <w:t xml:space="preserve"> </w:t>
      </w:r>
      <w:r w:rsidRPr="00081AB0">
        <w:rPr>
          <w:sz w:val="24"/>
        </w:rPr>
        <w:t>Debtor’s</w:t>
      </w:r>
      <w:r w:rsidRPr="00081AB0">
        <w:rPr>
          <w:spacing w:val="-4"/>
          <w:sz w:val="24"/>
        </w:rPr>
        <w:t xml:space="preserve"> </w:t>
      </w:r>
      <w:r w:rsidRPr="00081AB0">
        <w:rPr>
          <w:sz w:val="24"/>
        </w:rPr>
        <w:t>obligations</w:t>
      </w:r>
      <w:r w:rsidRPr="00081AB0">
        <w:rPr>
          <w:spacing w:val="-3"/>
          <w:sz w:val="24"/>
        </w:rPr>
        <w:t xml:space="preserve"> </w:t>
      </w:r>
      <w:r w:rsidRPr="00081AB0">
        <w:rPr>
          <w:sz w:val="24"/>
        </w:rPr>
        <w:t>to</w:t>
      </w:r>
      <w:r w:rsidRPr="00081AB0">
        <w:rPr>
          <w:spacing w:val="-3"/>
          <w:sz w:val="24"/>
        </w:rPr>
        <w:t xml:space="preserve"> </w:t>
      </w:r>
      <w:r w:rsidRPr="00081AB0">
        <w:rPr>
          <w:sz w:val="24"/>
        </w:rPr>
        <w:t>the</w:t>
      </w:r>
      <w:r w:rsidRPr="00081AB0">
        <w:rPr>
          <w:spacing w:val="-3"/>
          <w:sz w:val="24"/>
        </w:rPr>
        <w:t xml:space="preserve"> </w:t>
      </w:r>
      <w:r w:rsidRPr="00081AB0">
        <w:rPr>
          <w:sz w:val="24"/>
        </w:rPr>
        <w:t>Secured</w:t>
      </w:r>
      <w:r w:rsidRPr="00081AB0">
        <w:rPr>
          <w:spacing w:val="-3"/>
          <w:sz w:val="24"/>
        </w:rPr>
        <w:t xml:space="preserve"> </w:t>
      </w:r>
      <w:r w:rsidRPr="00081AB0">
        <w:rPr>
          <w:sz w:val="24"/>
        </w:rPr>
        <w:t>Party</w:t>
      </w:r>
      <w:r w:rsidRPr="00081AB0">
        <w:rPr>
          <w:spacing w:val="-3"/>
          <w:sz w:val="24"/>
        </w:rPr>
        <w:t xml:space="preserve"> </w:t>
      </w:r>
      <w:r w:rsidRPr="00081AB0">
        <w:rPr>
          <w:sz w:val="24"/>
        </w:rPr>
        <w:t>or</w:t>
      </w:r>
      <w:r w:rsidRPr="00081AB0">
        <w:rPr>
          <w:spacing w:val="-4"/>
          <w:sz w:val="24"/>
        </w:rPr>
        <w:t xml:space="preserve"> </w:t>
      </w:r>
      <w:r w:rsidRPr="00081AB0">
        <w:rPr>
          <w:sz w:val="24"/>
        </w:rPr>
        <w:t>whether,</w:t>
      </w:r>
      <w:r w:rsidRPr="00081AB0">
        <w:rPr>
          <w:spacing w:val="-3"/>
          <w:sz w:val="24"/>
        </w:rPr>
        <w:t xml:space="preserve"> </w:t>
      </w:r>
      <w:r w:rsidRPr="00081AB0">
        <w:rPr>
          <w:sz w:val="24"/>
        </w:rPr>
        <w:t xml:space="preserve">under any separate agreement between the Debtor and the Secured Party, the Debtor’s obligations to the Secured Party are in default, the Debtor may originate a Disposition Instruction, or the Secured Party may originate </w:t>
      </w:r>
      <w:r w:rsidRPr="0013290C">
        <w:rPr>
          <w:sz w:val="24"/>
        </w:rPr>
        <w:t>any Instructions.</w:t>
      </w:r>
    </w:p>
    <w:p w14:paraId="4AD80C69" w14:textId="77777777" w:rsidR="00A37436" w:rsidRPr="0013290C" w:rsidRDefault="009B363F">
      <w:pPr>
        <w:pStyle w:val="ListParagraph"/>
        <w:numPr>
          <w:ilvl w:val="1"/>
          <w:numId w:val="1"/>
        </w:numPr>
        <w:tabs>
          <w:tab w:val="left" w:pos="880"/>
          <w:tab w:val="left" w:pos="881"/>
        </w:tabs>
        <w:spacing w:before="79" w:line="259" w:lineRule="auto"/>
        <w:ind w:right="196" w:firstLine="0"/>
        <w:rPr>
          <w:sz w:val="24"/>
        </w:rPr>
      </w:pPr>
      <w:r w:rsidRPr="0013290C">
        <w:rPr>
          <w:sz w:val="24"/>
        </w:rPr>
        <w:t>The Bank may act upon any instrument or other writing (including, but not limited to, electronic transmission thereof) believed by it in good faith to be genuine and to have been signed or presented by a person purporting to be the Secured Party, the Debtor, the Platform,</w:t>
      </w:r>
      <w:r w:rsidRPr="000A71B8">
        <w:rPr>
          <w:sz w:val="24"/>
        </w:rPr>
        <w:t xml:space="preserve"> Servicer, or a transferee or other successor-in-interest, as the case may be.</w:t>
      </w:r>
      <w:r w:rsidRPr="000A71B8">
        <w:rPr>
          <w:spacing w:val="40"/>
          <w:sz w:val="24"/>
        </w:rPr>
        <w:t xml:space="preserve"> </w:t>
      </w:r>
      <w:r w:rsidRPr="000A71B8">
        <w:rPr>
          <w:sz w:val="24"/>
        </w:rPr>
        <w:t>The Debtor, the Platform and the Secured Party agree</w:t>
      </w:r>
      <w:r w:rsidRPr="007B01BD">
        <w:rPr>
          <w:sz w:val="24"/>
        </w:rPr>
        <w:t xml:space="preserve"> that the procedures set forth in this Agreement, together with the execution of this Agreement, are commercially reasonable for</w:t>
      </w:r>
      <w:r w:rsidRPr="0013290C">
        <w:rPr>
          <w:spacing w:val="-1"/>
          <w:sz w:val="24"/>
        </w:rPr>
        <w:t xml:space="preserve"> </w:t>
      </w:r>
      <w:r w:rsidRPr="0013290C">
        <w:rPr>
          <w:sz w:val="24"/>
        </w:rPr>
        <w:t>each of them and that no other security procedures are necessary or desired, including, without limitation, those involving any call back to the Secured</w:t>
      </w:r>
      <w:r w:rsidRPr="0013290C">
        <w:rPr>
          <w:spacing w:val="-3"/>
          <w:sz w:val="24"/>
        </w:rPr>
        <w:t xml:space="preserve"> </w:t>
      </w:r>
      <w:r w:rsidRPr="0013290C">
        <w:rPr>
          <w:sz w:val="24"/>
        </w:rPr>
        <w:t>Party</w:t>
      </w:r>
      <w:r w:rsidRPr="0013290C">
        <w:rPr>
          <w:spacing w:val="-3"/>
          <w:sz w:val="24"/>
        </w:rPr>
        <w:t xml:space="preserve"> </w:t>
      </w:r>
      <w:r w:rsidRPr="0013290C">
        <w:rPr>
          <w:sz w:val="24"/>
        </w:rPr>
        <w:t>or</w:t>
      </w:r>
      <w:r w:rsidRPr="0013290C">
        <w:rPr>
          <w:spacing w:val="-3"/>
          <w:sz w:val="24"/>
        </w:rPr>
        <w:t xml:space="preserve"> </w:t>
      </w:r>
      <w:r w:rsidRPr="0013290C">
        <w:rPr>
          <w:sz w:val="24"/>
        </w:rPr>
        <w:t>other</w:t>
      </w:r>
      <w:r w:rsidRPr="0013290C">
        <w:rPr>
          <w:spacing w:val="-3"/>
          <w:sz w:val="24"/>
        </w:rPr>
        <w:t xml:space="preserve"> </w:t>
      </w:r>
      <w:r w:rsidRPr="0013290C">
        <w:rPr>
          <w:sz w:val="24"/>
        </w:rPr>
        <w:t>methods</w:t>
      </w:r>
      <w:r w:rsidRPr="0013290C">
        <w:rPr>
          <w:spacing w:val="-3"/>
          <w:sz w:val="24"/>
        </w:rPr>
        <w:t xml:space="preserve"> </w:t>
      </w:r>
      <w:r w:rsidRPr="0013290C">
        <w:rPr>
          <w:sz w:val="24"/>
        </w:rPr>
        <w:t>of</w:t>
      </w:r>
      <w:r w:rsidRPr="0013290C">
        <w:rPr>
          <w:spacing w:val="-3"/>
          <w:sz w:val="24"/>
        </w:rPr>
        <w:t xml:space="preserve"> </w:t>
      </w:r>
      <w:r w:rsidRPr="0013290C">
        <w:rPr>
          <w:sz w:val="24"/>
        </w:rPr>
        <w:t>verification</w:t>
      </w:r>
      <w:r w:rsidRPr="0013290C">
        <w:rPr>
          <w:spacing w:val="-3"/>
          <w:sz w:val="24"/>
        </w:rPr>
        <w:t xml:space="preserve"> </w:t>
      </w:r>
      <w:r w:rsidRPr="0013290C">
        <w:rPr>
          <w:sz w:val="24"/>
        </w:rPr>
        <w:t>of</w:t>
      </w:r>
      <w:r w:rsidRPr="0013290C">
        <w:rPr>
          <w:spacing w:val="-2"/>
          <w:sz w:val="24"/>
        </w:rPr>
        <w:t xml:space="preserve"> </w:t>
      </w:r>
      <w:r w:rsidRPr="0013290C">
        <w:rPr>
          <w:sz w:val="24"/>
        </w:rPr>
        <w:t>authority</w:t>
      </w:r>
      <w:r w:rsidRPr="0013290C">
        <w:rPr>
          <w:spacing w:val="-3"/>
          <w:sz w:val="24"/>
        </w:rPr>
        <w:t xml:space="preserve"> </w:t>
      </w:r>
      <w:r w:rsidRPr="0013290C">
        <w:rPr>
          <w:sz w:val="24"/>
        </w:rPr>
        <w:t>with</w:t>
      </w:r>
      <w:r w:rsidRPr="0013290C">
        <w:rPr>
          <w:spacing w:val="-3"/>
          <w:sz w:val="24"/>
        </w:rPr>
        <w:t xml:space="preserve"> </w:t>
      </w:r>
      <w:r w:rsidRPr="0013290C">
        <w:rPr>
          <w:sz w:val="24"/>
        </w:rPr>
        <w:t>respect</w:t>
      </w:r>
      <w:r w:rsidRPr="0013290C">
        <w:rPr>
          <w:spacing w:val="-3"/>
          <w:sz w:val="24"/>
        </w:rPr>
        <w:t xml:space="preserve"> </w:t>
      </w:r>
      <w:r w:rsidRPr="0013290C">
        <w:rPr>
          <w:sz w:val="24"/>
        </w:rPr>
        <w:t>to the</w:t>
      </w:r>
      <w:r w:rsidRPr="0013290C">
        <w:rPr>
          <w:spacing w:val="-4"/>
          <w:sz w:val="24"/>
        </w:rPr>
        <w:t xml:space="preserve"> </w:t>
      </w:r>
      <w:r w:rsidRPr="0013290C">
        <w:rPr>
          <w:sz w:val="24"/>
        </w:rPr>
        <w:t>Initial</w:t>
      </w:r>
      <w:r w:rsidRPr="0013290C">
        <w:rPr>
          <w:spacing w:val="-2"/>
          <w:sz w:val="24"/>
        </w:rPr>
        <w:t xml:space="preserve"> </w:t>
      </w:r>
      <w:r w:rsidRPr="0013290C">
        <w:rPr>
          <w:sz w:val="24"/>
        </w:rPr>
        <w:t>Instruction, any Disposition Instructions, or any other writings.</w:t>
      </w:r>
    </w:p>
    <w:p w14:paraId="5D60E3E5" w14:textId="77777777" w:rsidR="00A37436" w:rsidRPr="000A71B8" w:rsidRDefault="009B363F">
      <w:pPr>
        <w:pStyle w:val="ListParagraph"/>
        <w:numPr>
          <w:ilvl w:val="1"/>
          <w:numId w:val="1"/>
        </w:numPr>
        <w:tabs>
          <w:tab w:val="left" w:pos="880"/>
          <w:tab w:val="left" w:pos="881"/>
        </w:tabs>
        <w:spacing w:line="259" w:lineRule="auto"/>
        <w:ind w:right="195" w:firstLine="0"/>
        <w:rPr>
          <w:sz w:val="24"/>
        </w:rPr>
      </w:pPr>
      <w:r w:rsidRPr="0013290C">
        <w:rPr>
          <w:sz w:val="24"/>
        </w:rPr>
        <w:t xml:space="preserve">If at any time </w:t>
      </w:r>
      <w:r w:rsidRPr="000A71B8">
        <w:rPr>
          <w:sz w:val="24"/>
        </w:rPr>
        <w:t>Bank, in good faith, is in doubt as to the action it should take under this Agreement, Bank shall have the right (i) to commence an interpleader and/or (ii) to take no further</w:t>
      </w:r>
      <w:r w:rsidRPr="000A71B8">
        <w:rPr>
          <w:spacing w:val="-6"/>
          <w:sz w:val="24"/>
        </w:rPr>
        <w:t xml:space="preserve"> </w:t>
      </w:r>
      <w:r w:rsidRPr="000A71B8">
        <w:rPr>
          <w:sz w:val="24"/>
        </w:rPr>
        <w:t>action,</w:t>
      </w:r>
      <w:r w:rsidRPr="000A71B8">
        <w:rPr>
          <w:spacing w:val="-4"/>
          <w:sz w:val="24"/>
        </w:rPr>
        <w:t xml:space="preserve"> </w:t>
      </w:r>
      <w:r w:rsidRPr="000A71B8">
        <w:rPr>
          <w:sz w:val="24"/>
        </w:rPr>
        <w:t>except,</w:t>
      </w:r>
      <w:r w:rsidRPr="000A71B8">
        <w:rPr>
          <w:spacing w:val="-4"/>
          <w:sz w:val="24"/>
        </w:rPr>
        <w:t xml:space="preserve"> </w:t>
      </w:r>
      <w:r w:rsidRPr="000A71B8">
        <w:rPr>
          <w:sz w:val="24"/>
        </w:rPr>
        <w:t>in</w:t>
      </w:r>
      <w:r w:rsidRPr="000A71B8">
        <w:rPr>
          <w:spacing w:val="-4"/>
          <w:sz w:val="24"/>
        </w:rPr>
        <w:t xml:space="preserve"> </w:t>
      </w:r>
      <w:r w:rsidRPr="000A71B8">
        <w:rPr>
          <w:sz w:val="24"/>
        </w:rPr>
        <w:t>each</w:t>
      </w:r>
      <w:r w:rsidRPr="000A71B8">
        <w:rPr>
          <w:spacing w:val="-2"/>
          <w:sz w:val="24"/>
        </w:rPr>
        <w:t xml:space="preserve"> </w:t>
      </w:r>
      <w:r w:rsidRPr="000A71B8">
        <w:rPr>
          <w:sz w:val="24"/>
        </w:rPr>
        <w:t>case,</w:t>
      </w:r>
      <w:r w:rsidRPr="000A71B8">
        <w:rPr>
          <w:spacing w:val="-4"/>
          <w:sz w:val="24"/>
        </w:rPr>
        <w:t xml:space="preserve"> </w:t>
      </w:r>
      <w:r w:rsidRPr="000A71B8">
        <w:rPr>
          <w:sz w:val="24"/>
        </w:rPr>
        <w:t>in</w:t>
      </w:r>
      <w:r w:rsidRPr="000A71B8">
        <w:rPr>
          <w:spacing w:val="-4"/>
          <w:sz w:val="24"/>
        </w:rPr>
        <w:t xml:space="preserve"> </w:t>
      </w:r>
      <w:r w:rsidRPr="000A71B8">
        <w:rPr>
          <w:sz w:val="24"/>
        </w:rPr>
        <w:t>accordance</w:t>
      </w:r>
      <w:r w:rsidRPr="000A71B8">
        <w:rPr>
          <w:spacing w:val="-3"/>
          <w:sz w:val="24"/>
        </w:rPr>
        <w:t xml:space="preserve"> </w:t>
      </w:r>
      <w:r w:rsidRPr="000A71B8">
        <w:rPr>
          <w:sz w:val="24"/>
        </w:rPr>
        <w:t>with</w:t>
      </w:r>
      <w:r w:rsidRPr="000A71B8">
        <w:rPr>
          <w:spacing w:val="-4"/>
          <w:sz w:val="24"/>
        </w:rPr>
        <w:t xml:space="preserve"> </w:t>
      </w:r>
      <w:r w:rsidRPr="000A71B8">
        <w:rPr>
          <w:sz w:val="24"/>
        </w:rPr>
        <w:t>joint</w:t>
      </w:r>
      <w:r w:rsidRPr="000A71B8">
        <w:rPr>
          <w:spacing w:val="-4"/>
          <w:sz w:val="24"/>
        </w:rPr>
        <w:t xml:space="preserve"> </w:t>
      </w:r>
      <w:r w:rsidRPr="000A71B8">
        <w:rPr>
          <w:sz w:val="24"/>
        </w:rPr>
        <w:t>instructions</w:t>
      </w:r>
      <w:r w:rsidRPr="000A71B8">
        <w:rPr>
          <w:spacing w:val="-4"/>
          <w:sz w:val="24"/>
        </w:rPr>
        <w:t xml:space="preserve"> </w:t>
      </w:r>
      <w:r w:rsidRPr="000A71B8">
        <w:rPr>
          <w:sz w:val="24"/>
        </w:rPr>
        <w:t>from</w:t>
      </w:r>
      <w:r w:rsidRPr="000A71B8">
        <w:rPr>
          <w:spacing w:val="-4"/>
          <w:sz w:val="24"/>
        </w:rPr>
        <w:t xml:space="preserve"> </w:t>
      </w:r>
      <w:r w:rsidRPr="000A71B8">
        <w:rPr>
          <w:sz w:val="24"/>
        </w:rPr>
        <w:t>Secured</w:t>
      </w:r>
      <w:r w:rsidRPr="000A71B8">
        <w:rPr>
          <w:spacing w:val="-4"/>
          <w:sz w:val="24"/>
        </w:rPr>
        <w:t xml:space="preserve"> </w:t>
      </w:r>
      <w:r w:rsidRPr="000A71B8">
        <w:rPr>
          <w:sz w:val="24"/>
        </w:rPr>
        <w:t>Party, the Platform</w:t>
      </w:r>
      <w:r w:rsidRPr="000A71B8">
        <w:rPr>
          <w:spacing w:val="-4"/>
          <w:sz w:val="24"/>
        </w:rPr>
        <w:t xml:space="preserve"> </w:t>
      </w:r>
      <w:r w:rsidRPr="000A71B8">
        <w:rPr>
          <w:sz w:val="24"/>
        </w:rPr>
        <w:t xml:space="preserve">and </w:t>
      </w:r>
      <w:r w:rsidRPr="000A71B8">
        <w:rPr>
          <w:spacing w:val="-2"/>
          <w:sz w:val="24"/>
        </w:rPr>
        <w:t>Debtor.</w:t>
      </w:r>
    </w:p>
    <w:p w14:paraId="6913BA88" w14:textId="77777777" w:rsidR="00A37436" w:rsidRPr="000A71B8" w:rsidRDefault="009B363F">
      <w:pPr>
        <w:pStyle w:val="ListParagraph"/>
        <w:numPr>
          <w:ilvl w:val="1"/>
          <w:numId w:val="1"/>
        </w:numPr>
        <w:tabs>
          <w:tab w:val="left" w:pos="880"/>
          <w:tab w:val="left" w:pos="881"/>
        </w:tabs>
        <w:spacing w:before="160" w:line="259" w:lineRule="auto"/>
        <w:ind w:right="217" w:firstLine="0"/>
        <w:rPr>
          <w:sz w:val="24"/>
        </w:rPr>
      </w:pPr>
      <w:r w:rsidRPr="000A71B8">
        <w:rPr>
          <w:sz w:val="24"/>
        </w:rPr>
        <w:t>Notwithstanding any of the other provisions in this Agreement, in the event of the commencement</w:t>
      </w:r>
      <w:r w:rsidRPr="000A71B8">
        <w:rPr>
          <w:spacing w:val="-3"/>
          <w:sz w:val="24"/>
        </w:rPr>
        <w:t xml:space="preserve"> </w:t>
      </w:r>
      <w:r w:rsidRPr="000A71B8">
        <w:rPr>
          <w:sz w:val="24"/>
        </w:rPr>
        <w:t>of</w:t>
      </w:r>
      <w:r w:rsidRPr="000A71B8">
        <w:rPr>
          <w:spacing w:val="-2"/>
          <w:sz w:val="24"/>
        </w:rPr>
        <w:t xml:space="preserve"> </w:t>
      </w:r>
      <w:r w:rsidRPr="000A71B8">
        <w:rPr>
          <w:sz w:val="24"/>
        </w:rPr>
        <w:t>a</w:t>
      </w:r>
      <w:r w:rsidRPr="000A71B8">
        <w:rPr>
          <w:spacing w:val="-4"/>
          <w:sz w:val="24"/>
        </w:rPr>
        <w:t xml:space="preserve"> </w:t>
      </w:r>
      <w:r w:rsidRPr="000A71B8">
        <w:rPr>
          <w:sz w:val="24"/>
        </w:rPr>
        <w:t>case</w:t>
      </w:r>
      <w:r w:rsidRPr="000A71B8">
        <w:rPr>
          <w:spacing w:val="-2"/>
          <w:sz w:val="24"/>
        </w:rPr>
        <w:t xml:space="preserve"> </w:t>
      </w:r>
      <w:r w:rsidRPr="000A71B8">
        <w:rPr>
          <w:sz w:val="24"/>
        </w:rPr>
        <w:t>pursuant</w:t>
      </w:r>
      <w:r w:rsidRPr="000A71B8">
        <w:rPr>
          <w:spacing w:val="-3"/>
          <w:sz w:val="24"/>
        </w:rPr>
        <w:t xml:space="preserve"> </w:t>
      </w:r>
      <w:r w:rsidRPr="000A71B8">
        <w:rPr>
          <w:sz w:val="24"/>
        </w:rPr>
        <w:t>to</w:t>
      </w:r>
      <w:r w:rsidRPr="000A71B8">
        <w:rPr>
          <w:spacing w:val="-3"/>
          <w:sz w:val="24"/>
        </w:rPr>
        <w:t xml:space="preserve"> </w:t>
      </w:r>
      <w:r w:rsidRPr="000A71B8">
        <w:rPr>
          <w:sz w:val="24"/>
        </w:rPr>
        <w:t>Title</w:t>
      </w:r>
      <w:r w:rsidRPr="000A71B8">
        <w:rPr>
          <w:spacing w:val="-4"/>
          <w:sz w:val="24"/>
        </w:rPr>
        <w:t xml:space="preserve"> </w:t>
      </w:r>
      <w:r w:rsidRPr="000A71B8">
        <w:rPr>
          <w:sz w:val="24"/>
        </w:rPr>
        <w:t>11,</w:t>
      </w:r>
      <w:r w:rsidRPr="000A71B8">
        <w:rPr>
          <w:spacing w:val="-3"/>
          <w:sz w:val="24"/>
        </w:rPr>
        <w:t xml:space="preserve"> </w:t>
      </w:r>
      <w:r w:rsidRPr="000A71B8">
        <w:rPr>
          <w:sz w:val="24"/>
        </w:rPr>
        <w:t>United</w:t>
      </w:r>
      <w:r w:rsidRPr="000A71B8">
        <w:rPr>
          <w:spacing w:val="-3"/>
          <w:sz w:val="24"/>
        </w:rPr>
        <w:t xml:space="preserve"> </w:t>
      </w:r>
      <w:r w:rsidRPr="000A71B8">
        <w:rPr>
          <w:sz w:val="24"/>
        </w:rPr>
        <w:t>States</w:t>
      </w:r>
      <w:r w:rsidRPr="000A71B8">
        <w:rPr>
          <w:spacing w:val="-3"/>
          <w:sz w:val="24"/>
        </w:rPr>
        <w:t xml:space="preserve"> </w:t>
      </w:r>
      <w:r w:rsidRPr="000A71B8">
        <w:rPr>
          <w:sz w:val="24"/>
        </w:rPr>
        <w:t>Code,</w:t>
      </w:r>
      <w:r w:rsidRPr="000A71B8">
        <w:rPr>
          <w:spacing w:val="-3"/>
          <w:sz w:val="24"/>
        </w:rPr>
        <w:t xml:space="preserve"> </w:t>
      </w:r>
      <w:r w:rsidRPr="000A71B8">
        <w:rPr>
          <w:sz w:val="24"/>
        </w:rPr>
        <w:t>filed</w:t>
      </w:r>
      <w:r w:rsidRPr="000A71B8">
        <w:rPr>
          <w:spacing w:val="-3"/>
          <w:sz w:val="24"/>
        </w:rPr>
        <w:t xml:space="preserve"> </w:t>
      </w:r>
      <w:r w:rsidRPr="000A71B8">
        <w:rPr>
          <w:sz w:val="24"/>
        </w:rPr>
        <w:t>by</w:t>
      </w:r>
      <w:r w:rsidRPr="000A71B8">
        <w:rPr>
          <w:spacing w:val="-3"/>
          <w:sz w:val="24"/>
        </w:rPr>
        <w:t xml:space="preserve"> </w:t>
      </w:r>
      <w:r w:rsidRPr="000A71B8">
        <w:rPr>
          <w:sz w:val="24"/>
        </w:rPr>
        <w:t>or</w:t>
      </w:r>
      <w:r w:rsidRPr="000A71B8">
        <w:rPr>
          <w:spacing w:val="-4"/>
          <w:sz w:val="24"/>
        </w:rPr>
        <w:t xml:space="preserve"> </w:t>
      </w:r>
      <w:r w:rsidRPr="000A71B8">
        <w:rPr>
          <w:sz w:val="24"/>
        </w:rPr>
        <w:t>against</w:t>
      </w:r>
      <w:r w:rsidRPr="000A71B8">
        <w:rPr>
          <w:spacing w:val="-3"/>
          <w:sz w:val="24"/>
        </w:rPr>
        <w:t xml:space="preserve"> </w:t>
      </w:r>
      <w:r w:rsidRPr="000A71B8">
        <w:rPr>
          <w:sz w:val="24"/>
        </w:rPr>
        <w:t>Debtor,</w:t>
      </w:r>
      <w:r w:rsidRPr="000A71B8">
        <w:rPr>
          <w:spacing w:val="-3"/>
          <w:sz w:val="24"/>
        </w:rPr>
        <w:t xml:space="preserve"> </w:t>
      </w:r>
      <w:r w:rsidRPr="000A71B8">
        <w:rPr>
          <w:sz w:val="24"/>
        </w:rPr>
        <w:t>or in the</w:t>
      </w:r>
      <w:r w:rsidRPr="000A71B8">
        <w:rPr>
          <w:spacing w:val="-1"/>
          <w:sz w:val="24"/>
        </w:rPr>
        <w:t xml:space="preserve"> </w:t>
      </w:r>
      <w:r w:rsidRPr="000A71B8">
        <w:rPr>
          <w:sz w:val="24"/>
        </w:rPr>
        <w:t>event of the commencement of any similar case</w:t>
      </w:r>
      <w:r w:rsidRPr="000A71B8">
        <w:rPr>
          <w:spacing w:val="-1"/>
          <w:sz w:val="24"/>
        </w:rPr>
        <w:t xml:space="preserve"> </w:t>
      </w:r>
      <w:r w:rsidRPr="000A71B8">
        <w:rPr>
          <w:sz w:val="24"/>
        </w:rPr>
        <w:t>under then applicable</w:t>
      </w:r>
      <w:r w:rsidRPr="000A71B8">
        <w:rPr>
          <w:spacing w:val="-1"/>
          <w:sz w:val="24"/>
        </w:rPr>
        <w:t xml:space="preserve"> </w:t>
      </w:r>
      <w:r w:rsidRPr="000A71B8">
        <w:rPr>
          <w:sz w:val="24"/>
        </w:rPr>
        <w:t>federal or state</w:t>
      </w:r>
      <w:r w:rsidRPr="000A71B8">
        <w:rPr>
          <w:spacing w:val="-1"/>
          <w:sz w:val="24"/>
        </w:rPr>
        <w:t xml:space="preserve"> </w:t>
      </w:r>
      <w:r w:rsidRPr="000A71B8">
        <w:rPr>
          <w:sz w:val="24"/>
        </w:rPr>
        <w:t>law providing for the relief of debtors or the protection of creditors by or against Debtor, then Bank may act as Bank deems necessary to comply with all applicable provisions of governing statutes and shall not be in violation of this Agreement as a result.</w:t>
      </w:r>
    </w:p>
    <w:p w14:paraId="34E7D44A" w14:textId="77777777" w:rsidR="00A37436" w:rsidRPr="000A71B8" w:rsidRDefault="009B363F">
      <w:pPr>
        <w:pStyle w:val="Heading2"/>
        <w:numPr>
          <w:ilvl w:val="0"/>
          <w:numId w:val="1"/>
        </w:numPr>
        <w:tabs>
          <w:tab w:val="left" w:pos="880"/>
          <w:tab w:val="left" w:pos="881"/>
        </w:tabs>
        <w:spacing w:before="158"/>
        <w:ind w:left="880" w:hanging="721"/>
        <w:rPr>
          <w:b w:val="0"/>
          <w:u w:val="none"/>
        </w:rPr>
      </w:pPr>
      <w:r w:rsidRPr="000A71B8">
        <w:t>The</w:t>
      </w:r>
      <w:r w:rsidRPr="000A71B8">
        <w:rPr>
          <w:spacing w:val="-4"/>
        </w:rPr>
        <w:t xml:space="preserve"> </w:t>
      </w:r>
      <w:r w:rsidRPr="000A71B8">
        <w:t>Bank’s</w:t>
      </w:r>
      <w:r w:rsidRPr="000A71B8">
        <w:rPr>
          <w:spacing w:val="-4"/>
        </w:rPr>
        <w:t xml:space="preserve"> </w:t>
      </w:r>
      <w:r w:rsidRPr="000A71B8">
        <w:t>Recourse</w:t>
      </w:r>
      <w:r w:rsidRPr="000A71B8">
        <w:rPr>
          <w:spacing w:val="-4"/>
        </w:rPr>
        <w:t xml:space="preserve"> </w:t>
      </w:r>
      <w:r w:rsidRPr="000A71B8">
        <w:t>to</w:t>
      </w:r>
      <w:r w:rsidRPr="000A71B8">
        <w:rPr>
          <w:spacing w:val="-2"/>
        </w:rPr>
        <w:t xml:space="preserve"> </w:t>
      </w:r>
      <w:r w:rsidRPr="000A71B8">
        <w:t>the</w:t>
      </w:r>
      <w:r w:rsidRPr="000A71B8">
        <w:rPr>
          <w:spacing w:val="-3"/>
        </w:rPr>
        <w:t xml:space="preserve"> </w:t>
      </w:r>
      <w:r w:rsidRPr="000A71B8">
        <w:t>Deposit</w:t>
      </w:r>
      <w:r w:rsidRPr="000A71B8">
        <w:rPr>
          <w:spacing w:val="-3"/>
        </w:rPr>
        <w:t xml:space="preserve"> </w:t>
      </w:r>
      <w:r w:rsidRPr="000A71B8">
        <w:rPr>
          <w:spacing w:val="-2"/>
        </w:rPr>
        <w:t>Account</w:t>
      </w:r>
      <w:r w:rsidRPr="000A71B8">
        <w:rPr>
          <w:b w:val="0"/>
          <w:spacing w:val="-2"/>
          <w:u w:val="none"/>
        </w:rPr>
        <w:t>.</w:t>
      </w:r>
    </w:p>
    <w:p w14:paraId="3CC7EF67" w14:textId="77777777" w:rsidR="00A37436" w:rsidRPr="0013290C" w:rsidRDefault="009B363F">
      <w:pPr>
        <w:pStyle w:val="ListParagraph"/>
        <w:numPr>
          <w:ilvl w:val="1"/>
          <w:numId w:val="1"/>
        </w:numPr>
        <w:tabs>
          <w:tab w:val="left" w:pos="880"/>
          <w:tab w:val="left" w:pos="881"/>
        </w:tabs>
        <w:spacing w:before="182" w:line="259" w:lineRule="auto"/>
        <w:ind w:right="348" w:firstLine="0"/>
        <w:rPr>
          <w:sz w:val="24"/>
        </w:rPr>
      </w:pPr>
      <w:r w:rsidRPr="000A71B8">
        <w:rPr>
          <w:sz w:val="24"/>
        </w:rPr>
        <w:t>Except for amounts referred to in Section 5(b), the Bank (i) subordinates any security interest,</w:t>
      </w:r>
      <w:r w:rsidRPr="000A71B8">
        <w:rPr>
          <w:spacing w:val="-3"/>
          <w:sz w:val="24"/>
        </w:rPr>
        <w:t xml:space="preserve"> </w:t>
      </w:r>
      <w:r w:rsidRPr="000A71B8">
        <w:rPr>
          <w:sz w:val="24"/>
        </w:rPr>
        <w:t>lien</w:t>
      </w:r>
      <w:r w:rsidRPr="000A71B8">
        <w:rPr>
          <w:spacing w:val="-3"/>
          <w:sz w:val="24"/>
        </w:rPr>
        <w:t xml:space="preserve"> </w:t>
      </w:r>
      <w:r w:rsidRPr="000A71B8">
        <w:rPr>
          <w:sz w:val="24"/>
        </w:rPr>
        <w:t>or</w:t>
      </w:r>
      <w:r w:rsidRPr="000A71B8">
        <w:rPr>
          <w:spacing w:val="-5"/>
          <w:sz w:val="24"/>
        </w:rPr>
        <w:t xml:space="preserve"> </w:t>
      </w:r>
      <w:r w:rsidRPr="000A71B8">
        <w:rPr>
          <w:sz w:val="24"/>
        </w:rPr>
        <w:t>other</w:t>
      </w:r>
      <w:r w:rsidRPr="000A71B8">
        <w:rPr>
          <w:spacing w:val="-3"/>
          <w:sz w:val="24"/>
        </w:rPr>
        <w:t xml:space="preserve"> </w:t>
      </w:r>
      <w:r w:rsidRPr="000A71B8">
        <w:rPr>
          <w:sz w:val="24"/>
        </w:rPr>
        <w:t>encumbrance</w:t>
      </w:r>
      <w:r w:rsidRPr="000A71B8">
        <w:rPr>
          <w:spacing w:val="-2"/>
          <w:sz w:val="24"/>
        </w:rPr>
        <w:t xml:space="preserve"> </w:t>
      </w:r>
      <w:r w:rsidRPr="000A71B8">
        <w:rPr>
          <w:sz w:val="24"/>
        </w:rPr>
        <w:t>against</w:t>
      </w:r>
      <w:r w:rsidRPr="000A71B8">
        <w:rPr>
          <w:spacing w:val="-3"/>
          <w:sz w:val="24"/>
        </w:rPr>
        <w:t xml:space="preserve"> </w:t>
      </w:r>
      <w:r w:rsidRPr="000A71B8">
        <w:rPr>
          <w:sz w:val="24"/>
        </w:rPr>
        <w:t>the</w:t>
      </w:r>
      <w:r w:rsidRPr="000A71B8">
        <w:rPr>
          <w:spacing w:val="-3"/>
          <w:sz w:val="24"/>
        </w:rPr>
        <w:t xml:space="preserve"> </w:t>
      </w:r>
      <w:r w:rsidRPr="000A71B8">
        <w:rPr>
          <w:sz w:val="24"/>
        </w:rPr>
        <w:t>Deposit</w:t>
      </w:r>
      <w:r w:rsidRPr="000A71B8">
        <w:rPr>
          <w:spacing w:val="-3"/>
          <w:sz w:val="24"/>
        </w:rPr>
        <w:t xml:space="preserve"> </w:t>
      </w:r>
      <w:r w:rsidRPr="000A71B8">
        <w:rPr>
          <w:sz w:val="24"/>
        </w:rPr>
        <w:t>Account</w:t>
      </w:r>
      <w:r w:rsidRPr="000A71B8">
        <w:rPr>
          <w:spacing w:val="-3"/>
          <w:sz w:val="24"/>
        </w:rPr>
        <w:t xml:space="preserve"> </w:t>
      </w:r>
      <w:r w:rsidRPr="000A71B8">
        <w:rPr>
          <w:sz w:val="24"/>
        </w:rPr>
        <w:t>to</w:t>
      </w:r>
      <w:r w:rsidRPr="000A71B8">
        <w:rPr>
          <w:spacing w:val="-3"/>
          <w:sz w:val="24"/>
        </w:rPr>
        <w:t xml:space="preserve"> </w:t>
      </w:r>
      <w:r w:rsidRPr="000A71B8">
        <w:rPr>
          <w:sz w:val="24"/>
        </w:rPr>
        <w:t>the</w:t>
      </w:r>
      <w:r w:rsidRPr="000A71B8">
        <w:rPr>
          <w:spacing w:val="-3"/>
          <w:sz w:val="24"/>
        </w:rPr>
        <w:t xml:space="preserve"> </w:t>
      </w:r>
      <w:r w:rsidRPr="000A71B8">
        <w:rPr>
          <w:sz w:val="24"/>
        </w:rPr>
        <w:t>Secured</w:t>
      </w:r>
      <w:r w:rsidRPr="000A71B8">
        <w:rPr>
          <w:spacing w:val="-3"/>
          <w:sz w:val="24"/>
        </w:rPr>
        <w:t xml:space="preserve"> </w:t>
      </w:r>
      <w:r w:rsidRPr="000A71B8">
        <w:rPr>
          <w:sz w:val="24"/>
        </w:rPr>
        <w:t>Party’s</w:t>
      </w:r>
      <w:r w:rsidRPr="000A71B8">
        <w:rPr>
          <w:spacing w:val="-3"/>
          <w:sz w:val="24"/>
        </w:rPr>
        <w:t xml:space="preserve"> </w:t>
      </w:r>
      <w:r w:rsidRPr="000A71B8">
        <w:rPr>
          <w:sz w:val="24"/>
        </w:rPr>
        <w:t>security interest, and (ii) will not exercise any right of recoupment, setoff or debit against the Deposit Account.</w:t>
      </w:r>
      <w:r w:rsidRPr="007B01BD">
        <w:rPr>
          <w:spacing w:val="-3"/>
          <w:sz w:val="24"/>
        </w:rPr>
        <w:t xml:space="preserve"> </w:t>
      </w:r>
      <w:r w:rsidRPr="0013290C">
        <w:rPr>
          <w:sz w:val="24"/>
        </w:rPr>
        <w:t>This</w:t>
      </w:r>
      <w:r w:rsidRPr="0013290C">
        <w:rPr>
          <w:spacing w:val="-3"/>
          <w:sz w:val="24"/>
        </w:rPr>
        <w:t xml:space="preserve"> </w:t>
      </w:r>
      <w:r w:rsidRPr="0013290C">
        <w:rPr>
          <w:sz w:val="24"/>
        </w:rPr>
        <w:t>subordination</w:t>
      </w:r>
      <w:r w:rsidRPr="0013290C">
        <w:rPr>
          <w:spacing w:val="-3"/>
          <w:sz w:val="24"/>
        </w:rPr>
        <w:t xml:space="preserve"> </w:t>
      </w:r>
      <w:r w:rsidRPr="0013290C">
        <w:rPr>
          <w:sz w:val="24"/>
        </w:rPr>
        <w:t>will</w:t>
      </w:r>
      <w:r w:rsidRPr="0013290C">
        <w:rPr>
          <w:spacing w:val="-3"/>
          <w:sz w:val="24"/>
        </w:rPr>
        <w:t xml:space="preserve"> </w:t>
      </w:r>
      <w:r w:rsidRPr="0013290C">
        <w:rPr>
          <w:sz w:val="24"/>
        </w:rPr>
        <w:t>not</w:t>
      </w:r>
      <w:r w:rsidRPr="0013290C">
        <w:rPr>
          <w:spacing w:val="-3"/>
          <w:sz w:val="24"/>
        </w:rPr>
        <w:t xml:space="preserve"> </w:t>
      </w:r>
      <w:r w:rsidRPr="0013290C">
        <w:rPr>
          <w:sz w:val="24"/>
        </w:rPr>
        <w:t>apply</w:t>
      </w:r>
      <w:r w:rsidRPr="0013290C">
        <w:rPr>
          <w:spacing w:val="-3"/>
          <w:sz w:val="24"/>
        </w:rPr>
        <w:t xml:space="preserve"> </w:t>
      </w:r>
      <w:r w:rsidRPr="0013290C">
        <w:rPr>
          <w:sz w:val="24"/>
        </w:rPr>
        <w:t>to</w:t>
      </w:r>
      <w:r w:rsidRPr="0013290C">
        <w:rPr>
          <w:spacing w:val="-3"/>
          <w:sz w:val="24"/>
        </w:rPr>
        <w:t xml:space="preserve"> </w:t>
      </w:r>
      <w:r w:rsidRPr="0013290C">
        <w:rPr>
          <w:sz w:val="24"/>
        </w:rPr>
        <w:t>any</w:t>
      </w:r>
      <w:r w:rsidRPr="0013290C">
        <w:rPr>
          <w:spacing w:val="-3"/>
          <w:sz w:val="24"/>
        </w:rPr>
        <w:t xml:space="preserve"> </w:t>
      </w:r>
      <w:r w:rsidRPr="0013290C">
        <w:rPr>
          <w:sz w:val="24"/>
        </w:rPr>
        <w:t>security</w:t>
      </w:r>
      <w:r w:rsidRPr="0013290C">
        <w:rPr>
          <w:spacing w:val="-3"/>
          <w:sz w:val="24"/>
        </w:rPr>
        <w:t xml:space="preserve"> </w:t>
      </w:r>
      <w:r w:rsidRPr="0013290C">
        <w:rPr>
          <w:sz w:val="24"/>
        </w:rPr>
        <w:t>interest</w:t>
      </w:r>
      <w:r w:rsidRPr="0013290C">
        <w:rPr>
          <w:spacing w:val="-3"/>
          <w:sz w:val="24"/>
        </w:rPr>
        <w:t xml:space="preserve"> </w:t>
      </w:r>
      <w:r w:rsidRPr="0013290C">
        <w:rPr>
          <w:sz w:val="24"/>
        </w:rPr>
        <w:t>that</w:t>
      </w:r>
      <w:r w:rsidRPr="0013290C">
        <w:rPr>
          <w:spacing w:val="-3"/>
          <w:sz w:val="24"/>
        </w:rPr>
        <w:t xml:space="preserve"> </w:t>
      </w:r>
      <w:r w:rsidRPr="0013290C">
        <w:rPr>
          <w:sz w:val="24"/>
        </w:rPr>
        <w:t>the</w:t>
      </w:r>
      <w:r w:rsidRPr="0013290C">
        <w:rPr>
          <w:spacing w:val="-2"/>
          <w:sz w:val="24"/>
        </w:rPr>
        <w:t xml:space="preserve"> </w:t>
      </w:r>
      <w:r w:rsidRPr="0013290C">
        <w:rPr>
          <w:sz w:val="24"/>
        </w:rPr>
        <w:t>Bank</w:t>
      </w:r>
      <w:r w:rsidRPr="0013290C">
        <w:rPr>
          <w:spacing w:val="-3"/>
          <w:sz w:val="24"/>
        </w:rPr>
        <w:t xml:space="preserve"> </w:t>
      </w:r>
      <w:r w:rsidRPr="0013290C">
        <w:rPr>
          <w:sz w:val="24"/>
        </w:rPr>
        <w:t>has</w:t>
      </w:r>
      <w:r w:rsidRPr="0013290C">
        <w:rPr>
          <w:spacing w:val="-3"/>
          <w:sz w:val="24"/>
        </w:rPr>
        <w:t xml:space="preserve"> </w:t>
      </w:r>
      <w:r w:rsidRPr="0013290C">
        <w:rPr>
          <w:sz w:val="24"/>
        </w:rPr>
        <w:t>in</w:t>
      </w:r>
      <w:r w:rsidRPr="0013290C">
        <w:rPr>
          <w:spacing w:val="-3"/>
          <w:sz w:val="24"/>
        </w:rPr>
        <w:t xml:space="preserve"> </w:t>
      </w:r>
      <w:r w:rsidRPr="0013290C">
        <w:rPr>
          <w:sz w:val="24"/>
        </w:rPr>
        <w:t>an</w:t>
      </w:r>
      <w:r w:rsidRPr="0013290C">
        <w:rPr>
          <w:spacing w:val="-3"/>
          <w:sz w:val="24"/>
        </w:rPr>
        <w:t xml:space="preserve"> </w:t>
      </w:r>
      <w:r w:rsidRPr="0013290C">
        <w:rPr>
          <w:sz w:val="24"/>
        </w:rPr>
        <w:t>item under UCC Article 4 as a collecting bank.</w:t>
      </w:r>
    </w:p>
    <w:p w14:paraId="5D38180F" w14:textId="399512D6" w:rsidR="00A37436" w:rsidRPr="00754526" w:rsidRDefault="009B363F">
      <w:pPr>
        <w:pStyle w:val="ListParagraph"/>
        <w:numPr>
          <w:ilvl w:val="1"/>
          <w:numId w:val="1"/>
        </w:numPr>
        <w:tabs>
          <w:tab w:val="left" w:pos="880"/>
          <w:tab w:val="left" w:pos="881"/>
        </w:tabs>
        <w:spacing w:before="79" w:line="259" w:lineRule="auto"/>
        <w:ind w:right="103" w:firstLine="0"/>
        <w:rPr>
          <w:sz w:val="24"/>
          <w:szCs w:val="24"/>
        </w:rPr>
      </w:pPr>
      <w:r w:rsidRPr="0013290C">
        <w:rPr>
          <w:sz w:val="24"/>
        </w:rPr>
        <w:t>Notwithstanding Section 5(a), the Bank may charge the Deposit Account for: (i) the face amount of a check, draft, money order, instrument, wire transfer of funds, automated clearing house entry, credit from a merchant card transaction, other electronic transfer of funds or other item (A) deposited in or credited to the Deposit Account, whether before or after the Agreement Date,</w:t>
      </w:r>
      <w:r w:rsidRPr="0013290C">
        <w:rPr>
          <w:spacing w:val="-2"/>
          <w:sz w:val="24"/>
        </w:rPr>
        <w:t xml:space="preserve"> </w:t>
      </w:r>
      <w:r w:rsidRPr="0013290C">
        <w:rPr>
          <w:sz w:val="24"/>
        </w:rPr>
        <w:t>and</w:t>
      </w:r>
      <w:r w:rsidRPr="0013290C">
        <w:rPr>
          <w:spacing w:val="-2"/>
          <w:sz w:val="24"/>
        </w:rPr>
        <w:t xml:space="preserve"> </w:t>
      </w:r>
      <w:r w:rsidRPr="0013290C">
        <w:rPr>
          <w:sz w:val="24"/>
        </w:rPr>
        <w:t>returned</w:t>
      </w:r>
      <w:r w:rsidRPr="0013290C">
        <w:rPr>
          <w:spacing w:val="-2"/>
          <w:sz w:val="24"/>
        </w:rPr>
        <w:t xml:space="preserve"> </w:t>
      </w:r>
      <w:r w:rsidRPr="0013290C">
        <w:rPr>
          <w:sz w:val="24"/>
        </w:rPr>
        <w:t>unpaid</w:t>
      </w:r>
      <w:r w:rsidRPr="0013290C">
        <w:rPr>
          <w:spacing w:val="-2"/>
          <w:sz w:val="24"/>
        </w:rPr>
        <w:t xml:space="preserve"> </w:t>
      </w:r>
      <w:r w:rsidRPr="0013290C">
        <w:rPr>
          <w:sz w:val="24"/>
        </w:rPr>
        <w:t>or</w:t>
      </w:r>
      <w:r w:rsidRPr="0013290C">
        <w:rPr>
          <w:spacing w:val="-2"/>
          <w:sz w:val="24"/>
        </w:rPr>
        <w:t xml:space="preserve"> </w:t>
      </w:r>
      <w:r w:rsidRPr="0013290C">
        <w:rPr>
          <w:sz w:val="24"/>
        </w:rPr>
        <w:t>otherwise</w:t>
      </w:r>
      <w:r w:rsidRPr="0013290C">
        <w:rPr>
          <w:spacing w:val="-3"/>
          <w:sz w:val="24"/>
        </w:rPr>
        <w:t xml:space="preserve"> </w:t>
      </w:r>
      <w:r w:rsidRPr="0013290C">
        <w:rPr>
          <w:sz w:val="24"/>
        </w:rPr>
        <w:t>uncollected</w:t>
      </w:r>
      <w:r w:rsidRPr="0013290C">
        <w:rPr>
          <w:spacing w:val="-2"/>
          <w:sz w:val="24"/>
        </w:rPr>
        <w:t xml:space="preserve"> </w:t>
      </w:r>
      <w:r w:rsidRPr="0013290C">
        <w:rPr>
          <w:sz w:val="24"/>
        </w:rPr>
        <w:t>or</w:t>
      </w:r>
      <w:r w:rsidRPr="0013290C">
        <w:rPr>
          <w:spacing w:val="-2"/>
          <w:sz w:val="24"/>
        </w:rPr>
        <w:t xml:space="preserve"> </w:t>
      </w:r>
      <w:r w:rsidRPr="0013290C">
        <w:rPr>
          <w:sz w:val="24"/>
        </w:rPr>
        <w:t>subject</w:t>
      </w:r>
      <w:r w:rsidRPr="0013290C">
        <w:rPr>
          <w:spacing w:val="-2"/>
          <w:sz w:val="24"/>
        </w:rPr>
        <w:t xml:space="preserve"> </w:t>
      </w:r>
      <w:r w:rsidRPr="0013290C">
        <w:rPr>
          <w:sz w:val="24"/>
        </w:rPr>
        <w:t>to</w:t>
      </w:r>
      <w:r w:rsidRPr="0013290C">
        <w:rPr>
          <w:spacing w:val="-2"/>
          <w:sz w:val="24"/>
        </w:rPr>
        <w:t xml:space="preserve"> </w:t>
      </w:r>
      <w:r w:rsidRPr="0013290C">
        <w:rPr>
          <w:sz w:val="24"/>
        </w:rPr>
        <w:t>an</w:t>
      </w:r>
      <w:r w:rsidRPr="0013290C">
        <w:rPr>
          <w:spacing w:val="-2"/>
          <w:sz w:val="24"/>
        </w:rPr>
        <w:t xml:space="preserve"> </w:t>
      </w:r>
      <w:r w:rsidRPr="0013290C">
        <w:rPr>
          <w:sz w:val="24"/>
        </w:rPr>
        <w:t>adjustment</w:t>
      </w:r>
      <w:r w:rsidRPr="0013290C">
        <w:rPr>
          <w:spacing w:val="-2"/>
          <w:sz w:val="24"/>
        </w:rPr>
        <w:t xml:space="preserve"> </w:t>
      </w:r>
      <w:r w:rsidRPr="0013290C">
        <w:rPr>
          <w:sz w:val="24"/>
        </w:rPr>
        <w:t>entry,</w:t>
      </w:r>
      <w:r w:rsidRPr="0013290C">
        <w:rPr>
          <w:spacing w:val="-2"/>
          <w:sz w:val="24"/>
        </w:rPr>
        <w:t xml:space="preserve"> </w:t>
      </w:r>
      <w:r w:rsidRPr="0013290C">
        <w:rPr>
          <w:sz w:val="24"/>
        </w:rPr>
        <w:t>whether</w:t>
      </w:r>
      <w:r w:rsidRPr="0013290C">
        <w:rPr>
          <w:spacing w:val="-2"/>
          <w:sz w:val="24"/>
        </w:rPr>
        <w:t xml:space="preserve"> </w:t>
      </w:r>
      <w:r w:rsidRPr="0013290C">
        <w:rPr>
          <w:sz w:val="24"/>
        </w:rPr>
        <w:t>for insufficient funds or for any other reason and without regard to the timeliness of the return or adjustment or the occurrence or timeliness of any other person’s notice of nonpayment or adjustment,</w:t>
      </w:r>
      <w:r w:rsidRPr="0013290C">
        <w:rPr>
          <w:spacing w:val="-2"/>
          <w:sz w:val="24"/>
        </w:rPr>
        <w:t xml:space="preserve"> </w:t>
      </w:r>
      <w:r w:rsidRPr="0013290C">
        <w:rPr>
          <w:sz w:val="24"/>
        </w:rPr>
        <w:t>(B)</w:t>
      </w:r>
      <w:r w:rsidRPr="0013290C">
        <w:rPr>
          <w:spacing w:val="-2"/>
          <w:sz w:val="24"/>
        </w:rPr>
        <w:t xml:space="preserve"> </w:t>
      </w:r>
      <w:r w:rsidRPr="0013290C">
        <w:rPr>
          <w:sz w:val="24"/>
        </w:rPr>
        <w:t>subject</w:t>
      </w:r>
      <w:r w:rsidRPr="0013290C">
        <w:rPr>
          <w:spacing w:val="-2"/>
          <w:sz w:val="24"/>
        </w:rPr>
        <w:t xml:space="preserve"> </w:t>
      </w:r>
      <w:r w:rsidRPr="0013290C">
        <w:rPr>
          <w:sz w:val="24"/>
        </w:rPr>
        <w:t>to</w:t>
      </w:r>
      <w:r w:rsidRPr="0013290C">
        <w:rPr>
          <w:spacing w:val="-2"/>
          <w:sz w:val="24"/>
        </w:rPr>
        <w:t xml:space="preserve"> </w:t>
      </w:r>
      <w:r w:rsidRPr="0013290C">
        <w:rPr>
          <w:sz w:val="24"/>
        </w:rPr>
        <w:t>a</w:t>
      </w:r>
      <w:r w:rsidRPr="0013290C">
        <w:rPr>
          <w:spacing w:val="-3"/>
          <w:sz w:val="24"/>
        </w:rPr>
        <w:t xml:space="preserve"> </w:t>
      </w:r>
      <w:r w:rsidRPr="0013290C">
        <w:rPr>
          <w:sz w:val="24"/>
        </w:rPr>
        <w:t>claim</w:t>
      </w:r>
      <w:r w:rsidRPr="0013290C">
        <w:rPr>
          <w:spacing w:val="-2"/>
          <w:sz w:val="24"/>
        </w:rPr>
        <w:t xml:space="preserve"> </w:t>
      </w:r>
      <w:r w:rsidRPr="0013290C">
        <w:rPr>
          <w:sz w:val="24"/>
        </w:rPr>
        <w:t>against</w:t>
      </w:r>
      <w:r w:rsidRPr="0013290C">
        <w:rPr>
          <w:spacing w:val="-2"/>
          <w:sz w:val="24"/>
        </w:rPr>
        <w:t xml:space="preserve"> </w:t>
      </w:r>
      <w:r w:rsidRPr="0013290C">
        <w:rPr>
          <w:sz w:val="24"/>
        </w:rPr>
        <w:t>the</w:t>
      </w:r>
      <w:r w:rsidRPr="0013290C">
        <w:rPr>
          <w:spacing w:val="-2"/>
          <w:sz w:val="24"/>
        </w:rPr>
        <w:t xml:space="preserve"> </w:t>
      </w:r>
      <w:r w:rsidRPr="0013290C">
        <w:rPr>
          <w:sz w:val="24"/>
        </w:rPr>
        <w:t>Bank</w:t>
      </w:r>
      <w:r w:rsidRPr="0013290C">
        <w:rPr>
          <w:spacing w:val="-2"/>
          <w:sz w:val="24"/>
        </w:rPr>
        <w:t xml:space="preserve"> </w:t>
      </w:r>
      <w:r w:rsidRPr="0013290C">
        <w:rPr>
          <w:sz w:val="24"/>
        </w:rPr>
        <w:t>for</w:t>
      </w:r>
      <w:r w:rsidRPr="0013290C">
        <w:rPr>
          <w:spacing w:val="-4"/>
          <w:sz w:val="24"/>
        </w:rPr>
        <w:t xml:space="preserve"> </w:t>
      </w:r>
      <w:r w:rsidRPr="0013290C">
        <w:rPr>
          <w:sz w:val="24"/>
        </w:rPr>
        <w:t>breach</w:t>
      </w:r>
      <w:r w:rsidRPr="0013290C">
        <w:rPr>
          <w:spacing w:val="-2"/>
          <w:sz w:val="24"/>
        </w:rPr>
        <w:t xml:space="preserve"> </w:t>
      </w:r>
      <w:r w:rsidRPr="0013290C">
        <w:rPr>
          <w:sz w:val="24"/>
        </w:rPr>
        <w:t>of</w:t>
      </w:r>
      <w:r w:rsidRPr="0013290C">
        <w:rPr>
          <w:spacing w:val="-2"/>
          <w:sz w:val="24"/>
        </w:rPr>
        <w:t xml:space="preserve"> </w:t>
      </w:r>
      <w:r w:rsidRPr="0013290C">
        <w:rPr>
          <w:sz w:val="24"/>
        </w:rPr>
        <w:t>transfer,</w:t>
      </w:r>
      <w:r w:rsidRPr="0013290C">
        <w:rPr>
          <w:spacing w:val="-2"/>
          <w:sz w:val="24"/>
        </w:rPr>
        <w:t xml:space="preserve"> </w:t>
      </w:r>
      <w:r w:rsidRPr="0013290C">
        <w:rPr>
          <w:sz w:val="24"/>
        </w:rPr>
        <w:t>presentment,</w:t>
      </w:r>
      <w:r w:rsidRPr="0013290C">
        <w:rPr>
          <w:spacing w:val="-2"/>
          <w:sz w:val="24"/>
        </w:rPr>
        <w:t xml:space="preserve"> </w:t>
      </w:r>
      <w:r w:rsidRPr="0013290C">
        <w:rPr>
          <w:sz w:val="24"/>
        </w:rPr>
        <w:t xml:space="preserve">encoding, retention or other warranty under Federal Reserve Regulations or Operating Circulars, clearing house rules, </w:t>
      </w:r>
      <w:r w:rsidRPr="00FC1B73">
        <w:rPr>
          <w:sz w:val="24"/>
          <w:szCs w:val="24"/>
        </w:rPr>
        <w:t xml:space="preserve">the UCC or other applicable law, or (C) for a merchant card transaction, against which a contractual demand for chargeback has been made; </w:t>
      </w:r>
      <w:r w:rsidRPr="00AC3CF1">
        <w:rPr>
          <w:sz w:val="24"/>
          <w:szCs w:val="24"/>
        </w:rPr>
        <w:t xml:space="preserve">(ii) normal service charges or fees </w:t>
      </w:r>
      <w:r w:rsidRPr="00AC3CF1">
        <w:rPr>
          <w:sz w:val="24"/>
          <w:szCs w:val="24"/>
        </w:rPr>
        <w:lastRenderedPageBreak/>
        <w:t>payable</w:t>
      </w:r>
      <w:r w:rsidRPr="00AC3CF1">
        <w:rPr>
          <w:spacing w:val="-3"/>
          <w:sz w:val="24"/>
          <w:szCs w:val="24"/>
        </w:rPr>
        <w:t xml:space="preserve"> </w:t>
      </w:r>
      <w:r w:rsidRPr="00AC3CF1">
        <w:rPr>
          <w:sz w:val="24"/>
          <w:szCs w:val="24"/>
        </w:rPr>
        <w:t>to</w:t>
      </w:r>
      <w:r w:rsidRPr="00AC3CF1">
        <w:rPr>
          <w:spacing w:val="-3"/>
          <w:sz w:val="24"/>
          <w:szCs w:val="24"/>
        </w:rPr>
        <w:t xml:space="preserve"> </w:t>
      </w:r>
      <w:r w:rsidRPr="00AC3CF1">
        <w:rPr>
          <w:sz w:val="24"/>
          <w:szCs w:val="24"/>
        </w:rPr>
        <w:t>the</w:t>
      </w:r>
      <w:r w:rsidRPr="00AC3CF1">
        <w:rPr>
          <w:spacing w:val="-3"/>
          <w:sz w:val="24"/>
          <w:szCs w:val="24"/>
        </w:rPr>
        <w:t xml:space="preserve"> </w:t>
      </w:r>
      <w:r w:rsidRPr="00AC3CF1">
        <w:rPr>
          <w:sz w:val="24"/>
          <w:szCs w:val="24"/>
        </w:rPr>
        <w:t>Bank</w:t>
      </w:r>
      <w:r w:rsidRPr="00AC3CF1">
        <w:rPr>
          <w:spacing w:val="-3"/>
          <w:sz w:val="24"/>
          <w:szCs w:val="24"/>
        </w:rPr>
        <w:t xml:space="preserve"> </w:t>
      </w:r>
      <w:r w:rsidRPr="00AC3CF1">
        <w:rPr>
          <w:sz w:val="24"/>
          <w:szCs w:val="24"/>
        </w:rPr>
        <w:t>in</w:t>
      </w:r>
      <w:r w:rsidRPr="00AC3CF1">
        <w:rPr>
          <w:spacing w:val="-3"/>
          <w:sz w:val="24"/>
          <w:szCs w:val="24"/>
        </w:rPr>
        <w:t xml:space="preserve"> </w:t>
      </w:r>
      <w:r w:rsidRPr="00AC3CF1">
        <w:rPr>
          <w:sz w:val="24"/>
          <w:szCs w:val="24"/>
        </w:rPr>
        <w:t>connection</w:t>
      </w:r>
      <w:r w:rsidRPr="00AC3CF1">
        <w:rPr>
          <w:spacing w:val="-3"/>
          <w:sz w:val="24"/>
          <w:szCs w:val="24"/>
        </w:rPr>
        <w:t xml:space="preserve"> </w:t>
      </w:r>
      <w:r w:rsidRPr="00AC3CF1">
        <w:rPr>
          <w:sz w:val="24"/>
          <w:szCs w:val="24"/>
        </w:rPr>
        <w:t>with</w:t>
      </w:r>
      <w:r w:rsidRPr="00AC3CF1">
        <w:rPr>
          <w:spacing w:val="-3"/>
          <w:sz w:val="24"/>
          <w:szCs w:val="24"/>
        </w:rPr>
        <w:t xml:space="preserve"> </w:t>
      </w:r>
      <w:r w:rsidRPr="00AC3CF1">
        <w:rPr>
          <w:sz w:val="24"/>
          <w:szCs w:val="24"/>
        </w:rPr>
        <w:t>the</w:t>
      </w:r>
      <w:r w:rsidRPr="00AC3CF1">
        <w:rPr>
          <w:spacing w:val="-3"/>
          <w:sz w:val="24"/>
          <w:szCs w:val="24"/>
        </w:rPr>
        <w:t xml:space="preserve"> </w:t>
      </w:r>
      <w:r w:rsidRPr="00AC3CF1">
        <w:rPr>
          <w:sz w:val="24"/>
          <w:szCs w:val="24"/>
        </w:rPr>
        <w:t>Deposit</w:t>
      </w:r>
      <w:r w:rsidRPr="00AC3CF1">
        <w:rPr>
          <w:spacing w:val="-3"/>
          <w:sz w:val="24"/>
          <w:szCs w:val="24"/>
        </w:rPr>
        <w:t xml:space="preserve"> </w:t>
      </w:r>
      <w:r w:rsidRPr="00AC3CF1">
        <w:rPr>
          <w:sz w:val="24"/>
          <w:szCs w:val="24"/>
        </w:rPr>
        <w:t>Account,</w:t>
      </w:r>
      <w:r w:rsidRPr="00AC3CF1">
        <w:rPr>
          <w:spacing w:val="-3"/>
          <w:sz w:val="24"/>
          <w:szCs w:val="24"/>
        </w:rPr>
        <w:t xml:space="preserve"> </w:t>
      </w:r>
      <w:r w:rsidRPr="00AC3CF1">
        <w:rPr>
          <w:sz w:val="24"/>
          <w:szCs w:val="24"/>
        </w:rPr>
        <w:t xml:space="preserve">or any related services which are all subject to change in </w:t>
      </w:r>
      <w:r w:rsidRPr="000A71B8">
        <w:rPr>
          <w:sz w:val="24"/>
          <w:szCs w:val="24"/>
        </w:rPr>
        <w:t>Bank’s reasonable discretion; (iii) any adjustments or corrections of any posting or encoding errors</w:t>
      </w:r>
      <w:r w:rsidRPr="007B01BD">
        <w:rPr>
          <w:sz w:val="24"/>
          <w:szCs w:val="24"/>
        </w:rPr>
        <w:t xml:space="preserve"> not caused by the </w:t>
      </w:r>
      <w:r w:rsidRPr="00FC1B73">
        <w:rPr>
          <w:sz w:val="24"/>
          <w:szCs w:val="24"/>
        </w:rPr>
        <w:t>Bank</w:t>
      </w:r>
      <w:r w:rsidRPr="00AC3CF1">
        <w:rPr>
          <w:sz w:val="24"/>
          <w:szCs w:val="24"/>
        </w:rPr>
        <w:t>; and (iv) reimbursements for</w:t>
      </w:r>
      <w:r w:rsidR="00DF71C5">
        <w:rPr>
          <w:sz w:val="24"/>
          <w:szCs w:val="24"/>
        </w:rPr>
        <w:t xml:space="preserve"> reasonable and documented</w:t>
      </w:r>
      <w:r w:rsidRPr="00AC3CF1">
        <w:rPr>
          <w:sz w:val="24"/>
          <w:szCs w:val="24"/>
        </w:rPr>
        <w:t xml:space="preserve"> out-of-pocket </w:t>
      </w:r>
      <w:r w:rsidRPr="007D3BA8">
        <w:rPr>
          <w:sz w:val="24"/>
          <w:szCs w:val="24"/>
        </w:rPr>
        <w:t>external</w:t>
      </w:r>
      <w:r w:rsidRPr="007D3BA8">
        <w:rPr>
          <w:spacing w:val="-4"/>
          <w:sz w:val="24"/>
          <w:szCs w:val="24"/>
        </w:rPr>
        <w:t xml:space="preserve"> </w:t>
      </w:r>
      <w:r w:rsidRPr="007D3BA8">
        <w:rPr>
          <w:sz w:val="24"/>
          <w:szCs w:val="24"/>
        </w:rPr>
        <w:t>legal</w:t>
      </w:r>
      <w:r w:rsidRPr="007D3BA8">
        <w:rPr>
          <w:spacing w:val="-4"/>
          <w:sz w:val="24"/>
          <w:szCs w:val="24"/>
        </w:rPr>
        <w:t xml:space="preserve"> </w:t>
      </w:r>
      <w:r w:rsidRPr="007D3BA8">
        <w:rPr>
          <w:sz w:val="24"/>
          <w:szCs w:val="24"/>
        </w:rPr>
        <w:t>fees</w:t>
      </w:r>
      <w:r w:rsidRPr="007D3BA8">
        <w:rPr>
          <w:spacing w:val="-4"/>
          <w:sz w:val="24"/>
          <w:szCs w:val="24"/>
        </w:rPr>
        <w:t xml:space="preserve"> </w:t>
      </w:r>
      <w:r w:rsidRPr="007D3BA8">
        <w:rPr>
          <w:sz w:val="24"/>
          <w:szCs w:val="24"/>
        </w:rPr>
        <w:t>and</w:t>
      </w:r>
      <w:r w:rsidRPr="007D3BA8">
        <w:rPr>
          <w:spacing w:val="-2"/>
          <w:sz w:val="24"/>
          <w:szCs w:val="24"/>
        </w:rPr>
        <w:t xml:space="preserve"> </w:t>
      </w:r>
      <w:r w:rsidRPr="007D3BA8">
        <w:rPr>
          <w:sz w:val="24"/>
          <w:szCs w:val="24"/>
        </w:rPr>
        <w:t>expenses</w:t>
      </w:r>
      <w:r w:rsidRPr="007D3BA8">
        <w:rPr>
          <w:spacing w:val="-4"/>
          <w:sz w:val="24"/>
          <w:szCs w:val="24"/>
        </w:rPr>
        <w:t xml:space="preserve"> </w:t>
      </w:r>
      <w:r w:rsidRPr="007D3BA8">
        <w:rPr>
          <w:sz w:val="24"/>
          <w:szCs w:val="24"/>
        </w:rPr>
        <w:t>in</w:t>
      </w:r>
      <w:r w:rsidRPr="007D3BA8">
        <w:rPr>
          <w:spacing w:val="-4"/>
          <w:sz w:val="24"/>
          <w:szCs w:val="24"/>
        </w:rPr>
        <w:t xml:space="preserve"> </w:t>
      </w:r>
      <w:r w:rsidRPr="007D3BA8">
        <w:rPr>
          <w:sz w:val="24"/>
          <w:szCs w:val="24"/>
        </w:rPr>
        <w:t>connection</w:t>
      </w:r>
      <w:r w:rsidRPr="007D3BA8">
        <w:rPr>
          <w:spacing w:val="-4"/>
          <w:sz w:val="24"/>
          <w:szCs w:val="24"/>
        </w:rPr>
        <w:t xml:space="preserve"> </w:t>
      </w:r>
      <w:r w:rsidRPr="007D3BA8">
        <w:rPr>
          <w:sz w:val="24"/>
          <w:szCs w:val="24"/>
        </w:rPr>
        <w:t>with</w:t>
      </w:r>
      <w:r w:rsidRPr="007D3BA8">
        <w:rPr>
          <w:spacing w:val="-4"/>
          <w:sz w:val="24"/>
          <w:szCs w:val="24"/>
        </w:rPr>
        <w:t xml:space="preserve"> </w:t>
      </w:r>
      <w:r w:rsidRPr="007D3BA8">
        <w:rPr>
          <w:sz w:val="24"/>
          <w:szCs w:val="24"/>
        </w:rPr>
        <w:t>the</w:t>
      </w:r>
      <w:r w:rsidRPr="007D3BA8">
        <w:rPr>
          <w:spacing w:val="-5"/>
          <w:sz w:val="24"/>
          <w:szCs w:val="24"/>
        </w:rPr>
        <w:t xml:space="preserve"> </w:t>
      </w:r>
      <w:r w:rsidRPr="007D3BA8">
        <w:rPr>
          <w:sz w:val="24"/>
          <w:szCs w:val="24"/>
        </w:rPr>
        <w:t>negotiation, administration</w:t>
      </w:r>
      <w:r w:rsidRPr="00754526">
        <w:rPr>
          <w:sz w:val="24"/>
          <w:szCs w:val="24"/>
        </w:rPr>
        <w:t>,</w:t>
      </w:r>
      <w:r w:rsidRPr="007D3BA8">
        <w:rPr>
          <w:sz w:val="24"/>
          <w:szCs w:val="24"/>
        </w:rPr>
        <w:t xml:space="preserve"> or enforcement of this Agreement by the Bank</w:t>
      </w:r>
      <w:r w:rsidRPr="00754526">
        <w:rPr>
          <w:sz w:val="24"/>
          <w:szCs w:val="24"/>
        </w:rPr>
        <w:t xml:space="preserve"> against the Debtor or the Secured Party</w:t>
      </w:r>
      <w:r w:rsidRPr="007D3BA8">
        <w:rPr>
          <w:sz w:val="24"/>
          <w:szCs w:val="24"/>
        </w:rPr>
        <w:t>.</w:t>
      </w:r>
    </w:p>
    <w:p w14:paraId="4BFFE8E4" w14:textId="77777777" w:rsidR="00A37436" w:rsidRPr="00543201" w:rsidRDefault="009B363F">
      <w:pPr>
        <w:pStyle w:val="Heading2"/>
        <w:numPr>
          <w:ilvl w:val="0"/>
          <w:numId w:val="1"/>
        </w:numPr>
        <w:tabs>
          <w:tab w:val="left" w:pos="880"/>
          <w:tab w:val="left" w:pos="881"/>
        </w:tabs>
        <w:ind w:left="880" w:hanging="721"/>
        <w:rPr>
          <w:b w:val="0"/>
          <w:u w:val="none"/>
        </w:rPr>
      </w:pPr>
      <w:r w:rsidRPr="007410F6">
        <w:t>Indemnification</w:t>
      </w:r>
      <w:r w:rsidRPr="007410F6">
        <w:rPr>
          <w:spacing w:val="-11"/>
        </w:rPr>
        <w:t xml:space="preserve"> </w:t>
      </w:r>
      <w:r w:rsidRPr="00543201">
        <w:t>and</w:t>
      </w:r>
      <w:r w:rsidRPr="00543201">
        <w:rPr>
          <w:spacing w:val="-10"/>
        </w:rPr>
        <w:t xml:space="preserve"> </w:t>
      </w:r>
      <w:r w:rsidRPr="00543201">
        <w:rPr>
          <w:spacing w:val="-2"/>
        </w:rPr>
        <w:t>Reimbursement</w:t>
      </w:r>
      <w:r w:rsidRPr="00543201">
        <w:rPr>
          <w:b w:val="0"/>
          <w:spacing w:val="-2"/>
          <w:u w:val="none"/>
        </w:rPr>
        <w:t>.</w:t>
      </w:r>
    </w:p>
    <w:p w14:paraId="33964CD1" w14:textId="02630194" w:rsidR="00A37436" w:rsidRPr="007C0DD5" w:rsidRDefault="009B363F">
      <w:pPr>
        <w:pStyle w:val="ListParagraph"/>
        <w:numPr>
          <w:ilvl w:val="1"/>
          <w:numId w:val="1"/>
        </w:numPr>
        <w:tabs>
          <w:tab w:val="left" w:pos="880"/>
          <w:tab w:val="left" w:pos="881"/>
        </w:tabs>
        <w:spacing w:before="183" w:line="259" w:lineRule="auto"/>
        <w:ind w:right="176" w:firstLine="0"/>
        <w:rPr>
          <w:sz w:val="24"/>
        </w:rPr>
      </w:pPr>
      <w:r w:rsidRPr="00336E78">
        <w:rPr>
          <w:sz w:val="24"/>
        </w:rPr>
        <w:t>The</w:t>
      </w:r>
      <w:r w:rsidRPr="00336E78">
        <w:rPr>
          <w:spacing w:val="-6"/>
          <w:sz w:val="24"/>
        </w:rPr>
        <w:t xml:space="preserve"> </w:t>
      </w:r>
      <w:r w:rsidRPr="00336E78">
        <w:rPr>
          <w:sz w:val="24"/>
        </w:rPr>
        <w:t>Debtor</w:t>
      </w:r>
      <w:r w:rsidRPr="00336E78">
        <w:rPr>
          <w:spacing w:val="-4"/>
          <w:sz w:val="24"/>
        </w:rPr>
        <w:t xml:space="preserve"> </w:t>
      </w:r>
      <w:r w:rsidRPr="00336E78">
        <w:rPr>
          <w:sz w:val="24"/>
        </w:rPr>
        <w:t>indemnifies</w:t>
      </w:r>
      <w:r w:rsidRPr="00336E78">
        <w:rPr>
          <w:spacing w:val="-4"/>
          <w:sz w:val="24"/>
        </w:rPr>
        <w:t xml:space="preserve"> </w:t>
      </w:r>
      <w:r w:rsidRPr="00336E78">
        <w:rPr>
          <w:sz w:val="24"/>
        </w:rPr>
        <w:t>the</w:t>
      </w:r>
      <w:r w:rsidRPr="00336E78">
        <w:rPr>
          <w:spacing w:val="-5"/>
          <w:sz w:val="24"/>
        </w:rPr>
        <w:t xml:space="preserve"> </w:t>
      </w:r>
      <w:r w:rsidRPr="00212708">
        <w:rPr>
          <w:sz w:val="24"/>
        </w:rPr>
        <w:t>Bank,</w:t>
      </w:r>
      <w:r w:rsidRPr="00212708">
        <w:rPr>
          <w:spacing w:val="-4"/>
          <w:sz w:val="24"/>
        </w:rPr>
        <w:t xml:space="preserve"> </w:t>
      </w:r>
      <w:r w:rsidRPr="00212708">
        <w:rPr>
          <w:sz w:val="24"/>
        </w:rPr>
        <w:t>its</w:t>
      </w:r>
      <w:r w:rsidRPr="00A424BB">
        <w:rPr>
          <w:spacing w:val="-4"/>
          <w:sz w:val="24"/>
        </w:rPr>
        <w:t xml:space="preserve"> </w:t>
      </w:r>
      <w:r w:rsidRPr="00A424BB">
        <w:rPr>
          <w:sz w:val="24"/>
        </w:rPr>
        <w:t>officers,</w:t>
      </w:r>
      <w:r w:rsidRPr="00A424BB">
        <w:rPr>
          <w:spacing w:val="-4"/>
          <w:sz w:val="24"/>
        </w:rPr>
        <w:t xml:space="preserve"> </w:t>
      </w:r>
      <w:r w:rsidRPr="00A424BB">
        <w:rPr>
          <w:sz w:val="24"/>
        </w:rPr>
        <w:t>directors,</w:t>
      </w:r>
      <w:r w:rsidRPr="000A71B8">
        <w:rPr>
          <w:spacing w:val="-4"/>
          <w:sz w:val="24"/>
        </w:rPr>
        <w:t xml:space="preserve"> </w:t>
      </w:r>
      <w:r w:rsidRPr="000A71B8">
        <w:rPr>
          <w:sz w:val="24"/>
        </w:rPr>
        <w:t>employees,</w:t>
      </w:r>
      <w:r w:rsidRPr="000A71B8">
        <w:rPr>
          <w:spacing w:val="-4"/>
          <w:sz w:val="24"/>
        </w:rPr>
        <w:t xml:space="preserve"> </w:t>
      </w:r>
      <w:r w:rsidRPr="000A71B8">
        <w:rPr>
          <w:sz w:val="24"/>
        </w:rPr>
        <w:t>and</w:t>
      </w:r>
      <w:r w:rsidRPr="000A71B8">
        <w:rPr>
          <w:spacing w:val="-2"/>
          <w:sz w:val="24"/>
        </w:rPr>
        <w:t xml:space="preserve"> </w:t>
      </w:r>
      <w:r w:rsidRPr="000A71B8">
        <w:rPr>
          <w:sz w:val="24"/>
        </w:rPr>
        <w:t>agents,</w:t>
      </w:r>
      <w:r w:rsidRPr="000A71B8">
        <w:rPr>
          <w:spacing w:val="-4"/>
          <w:sz w:val="24"/>
        </w:rPr>
        <w:t xml:space="preserve"> </w:t>
      </w:r>
      <w:r w:rsidRPr="000A71B8">
        <w:rPr>
          <w:sz w:val="24"/>
        </w:rPr>
        <w:t>and</w:t>
      </w:r>
      <w:r w:rsidRPr="000A71B8">
        <w:rPr>
          <w:spacing w:val="-4"/>
          <w:sz w:val="24"/>
        </w:rPr>
        <w:t xml:space="preserve"> </w:t>
      </w:r>
      <w:r w:rsidRPr="000A71B8">
        <w:rPr>
          <w:sz w:val="24"/>
        </w:rPr>
        <w:t>their respective successors and assigns, against all Claims</w:t>
      </w:r>
      <w:r w:rsidRPr="00E35345">
        <w:rPr>
          <w:sz w:val="24"/>
        </w:rPr>
        <w:t xml:space="preserve"> to which the Bank may become subject, whether commenced or threatened, incurred, sustained, or payable by the Bank arising out of or related to this Agreement or the transactions contemplated hereby except to the extent directly caused by the Bank’s gross negligence or willful misconduct. Debtor hereby authorizes Bank, without prior notice, from time to time to debit any other account Debtor may have with Bank for any amounts due </w:t>
      </w:r>
      <w:r w:rsidRPr="007C0DD5">
        <w:rPr>
          <w:sz w:val="24"/>
        </w:rPr>
        <w:t>to the Bank under this Agreement.</w:t>
      </w:r>
    </w:p>
    <w:p w14:paraId="280DCD89" w14:textId="45DA6C05" w:rsidR="00A37436" w:rsidRPr="00A424BB" w:rsidRDefault="009B363F">
      <w:pPr>
        <w:pStyle w:val="ListParagraph"/>
        <w:numPr>
          <w:ilvl w:val="1"/>
          <w:numId w:val="1"/>
        </w:numPr>
        <w:tabs>
          <w:tab w:val="left" w:pos="880"/>
          <w:tab w:val="left" w:pos="881"/>
        </w:tabs>
        <w:spacing w:before="158" w:line="259" w:lineRule="auto"/>
        <w:ind w:right="179" w:firstLine="0"/>
        <w:rPr>
          <w:sz w:val="24"/>
        </w:rPr>
      </w:pPr>
      <w:r w:rsidRPr="007B01BD">
        <w:rPr>
          <w:sz w:val="24"/>
        </w:rPr>
        <w:t xml:space="preserve">The Secured Party agrees to reimburse the Bank </w:t>
      </w:r>
      <w:r w:rsidR="00DF71C5">
        <w:rPr>
          <w:sz w:val="24"/>
        </w:rPr>
        <w:t xml:space="preserve">within fifteen (15) days after written demand </w:t>
      </w:r>
      <w:r w:rsidRPr="007B01BD">
        <w:rPr>
          <w:sz w:val="24"/>
        </w:rPr>
        <w:t>for any charge against the Deposit Account under Section 5</w:t>
      </w:r>
      <w:r w:rsidRPr="0013290C">
        <w:rPr>
          <w:sz w:val="24"/>
        </w:rPr>
        <w:t>(b) for which there were insufficient Funds to satisfy the charge except to the extent directly caused by the Bank’s gross negligence or willful misconduct. Such reimbursement will be limited to the aggregate amount transferred from the Deposit Account as a result of the</w:t>
      </w:r>
      <w:r w:rsidRPr="0013290C">
        <w:rPr>
          <w:spacing w:val="-1"/>
          <w:sz w:val="24"/>
        </w:rPr>
        <w:t xml:space="preserve"> </w:t>
      </w:r>
      <w:r w:rsidRPr="0013290C">
        <w:rPr>
          <w:sz w:val="24"/>
        </w:rPr>
        <w:t xml:space="preserve">Bank’s acting upon Disposition Instructions originated by the Secured Party or pursuant to Section 9(b). </w:t>
      </w:r>
      <w:ins w:id="0" w:author="Sam Davidson" w:date="2026-06-08T11:03:00Z" w16du:dateUtc="2026-06-08T15:03:00Z">
        <w:del w:id="1" w:author="Troy, Jenifer" w:date="2026-06-10T12:51:00Z" w16du:dateUtc="2026-06-10T16:51:00Z">
          <w:r w:rsidR="008D3B35" w:rsidRPr="008D3B35" w:rsidDel="005925F1">
            <w:rPr>
              <w:color w:val="000000"/>
              <w:sz w:val="24"/>
            </w:rPr>
            <w:delText xml:space="preserve">Notwithstanding anything to the contrary in this Agreement, overdrafts, returned or uncollected items, service charges, fees, and other obligations arising from the operation of the Deposit Account shall remain the sole responsibility of the Debtor and shall not be chargeable to the Secured Party, such obligations arising from the operation of the account rather than from the Secured Party's exercise of its control rights hereunder. </w:delText>
          </w:r>
        </w:del>
      </w:ins>
      <w:r w:rsidRPr="0013290C">
        <w:rPr>
          <w:sz w:val="24"/>
        </w:rPr>
        <w:t>The Bank may not make a Claim for reimbursement under</w:t>
      </w:r>
      <w:r w:rsidRPr="0013290C">
        <w:rPr>
          <w:spacing w:val="-3"/>
          <w:sz w:val="24"/>
        </w:rPr>
        <w:t xml:space="preserve"> </w:t>
      </w:r>
      <w:r w:rsidRPr="007410F6">
        <w:rPr>
          <w:sz w:val="24"/>
        </w:rPr>
        <w:t>this</w:t>
      </w:r>
      <w:r w:rsidRPr="007410F6">
        <w:rPr>
          <w:spacing w:val="-3"/>
          <w:sz w:val="24"/>
        </w:rPr>
        <w:t xml:space="preserve"> </w:t>
      </w:r>
      <w:r w:rsidRPr="007410F6">
        <w:rPr>
          <w:sz w:val="24"/>
        </w:rPr>
        <w:t>subsection</w:t>
      </w:r>
      <w:r w:rsidRPr="007410F6">
        <w:rPr>
          <w:spacing w:val="-3"/>
          <w:sz w:val="24"/>
        </w:rPr>
        <w:t xml:space="preserve"> </w:t>
      </w:r>
      <w:r w:rsidRPr="007410F6">
        <w:rPr>
          <w:sz w:val="24"/>
        </w:rPr>
        <w:t>unless</w:t>
      </w:r>
      <w:r w:rsidRPr="00543201">
        <w:rPr>
          <w:spacing w:val="-3"/>
          <w:sz w:val="24"/>
        </w:rPr>
        <w:t xml:space="preserve"> </w:t>
      </w:r>
      <w:r w:rsidRPr="00543201">
        <w:rPr>
          <w:sz w:val="24"/>
        </w:rPr>
        <w:t>(i)</w:t>
      </w:r>
      <w:r w:rsidRPr="00543201">
        <w:rPr>
          <w:spacing w:val="-4"/>
          <w:sz w:val="24"/>
        </w:rPr>
        <w:t xml:space="preserve"> </w:t>
      </w:r>
      <w:r w:rsidRPr="00543201">
        <w:rPr>
          <w:sz w:val="24"/>
        </w:rPr>
        <w:t>the</w:t>
      </w:r>
      <w:r w:rsidRPr="00543201">
        <w:rPr>
          <w:spacing w:val="-3"/>
          <w:sz w:val="24"/>
        </w:rPr>
        <w:t xml:space="preserve"> </w:t>
      </w:r>
      <w:r w:rsidRPr="00543201">
        <w:rPr>
          <w:sz w:val="24"/>
        </w:rPr>
        <w:t>Debtor</w:t>
      </w:r>
      <w:r w:rsidRPr="00543201">
        <w:rPr>
          <w:spacing w:val="-3"/>
          <w:sz w:val="24"/>
        </w:rPr>
        <w:t xml:space="preserve"> </w:t>
      </w:r>
      <w:r w:rsidRPr="00754526">
        <w:rPr>
          <w:sz w:val="24"/>
        </w:rPr>
        <w:t>fails</w:t>
      </w:r>
      <w:r w:rsidRPr="00754526">
        <w:rPr>
          <w:spacing w:val="-3"/>
          <w:sz w:val="24"/>
        </w:rPr>
        <w:t xml:space="preserve"> </w:t>
      </w:r>
      <w:r w:rsidRPr="00754526">
        <w:rPr>
          <w:sz w:val="24"/>
        </w:rPr>
        <w:t>to</w:t>
      </w:r>
      <w:r w:rsidRPr="00754526">
        <w:rPr>
          <w:spacing w:val="-3"/>
          <w:sz w:val="24"/>
        </w:rPr>
        <w:t xml:space="preserve"> </w:t>
      </w:r>
      <w:r w:rsidRPr="00754526">
        <w:rPr>
          <w:sz w:val="24"/>
        </w:rPr>
        <w:t>satisfy</w:t>
      </w:r>
      <w:r w:rsidRPr="00754526">
        <w:rPr>
          <w:spacing w:val="-3"/>
          <w:sz w:val="24"/>
        </w:rPr>
        <w:t xml:space="preserve"> </w:t>
      </w:r>
      <w:r w:rsidRPr="00754526">
        <w:rPr>
          <w:sz w:val="24"/>
        </w:rPr>
        <w:t>the</w:t>
      </w:r>
      <w:r w:rsidRPr="00754526">
        <w:rPr>
          <w:spacing w:val="-4"/>
          <w:sz w:val="24"/>
        </w:rPr>
        <w:t xml:space="preserve"> </w:t>
      </w:r>
      <w:r w:rsidRPr="00336E78">
        <w:rPr>
          <w:sz w:val="24"/>
        </w:rPr>
        <w:t>Claim</w:t>
      </w:r>
      <w:r w:rsidRPr="00336E78">
        <w:rPr>
          <w:spacing w:val="-3"/>
          <w:sz w:val="24"/>
        </w:rPr>
        <w:t xml:space="preserve"> </w:t>
      </w:r>
      <w:r w:rsidRPr="00336E78">
        <w:rPr>
          <w:sz w:val="24"/>
        </w:rPr>
        <w:t>within fifteen</w:t>
      </w:r>
      <w:r w:rsidRPr="00336E78">
        <w:rPr>
          <w:spacing w:val="-3"/>
          <w:sz w:val="24"/>
        </w:rPr>
        <w:t xml:space="preserve"> </w:t>
      </w:r>
      <w:r w:rsidRPr="00336E78">
        <w:rPr>
          <w:sz w:val="24"/>
        </w:rPr>
        <w:t>(15)</w:t>
      </w:r>
      <w:r w:rsidRPr="00336E78">
        <w:rPr>
          <w:spacing w:val="-4"/>
          <w:sz w:val="24"/>
        </w:rPr>
        <w:t xml:space="preserve"> </w:t>
      </w:r>
      <w:r w:rsidRPr="00336E78">
        <w:rPr>
          <w:sz w:val="24"/>
        </w:rPr>
        <w:t>days</w:t>
      </w:r>
      <w:r w:rsidRPr="00336E78">
        <w:rPr>
          <w:spacing w:val="-3"/>
          <w:sz w:val="24"/>
        </w:rPr>
        <w:t xml:space="preserve"> </w:t>
      </w:r>
      <w:r w:rsidRPr="00212708">
        <w:rPr>
          <w:sz w:val="24"/>
        </w:rPr>
        <w:t xml:space="preserve">after the Bank makes a </w:t>
      </w:r>
      <w:r w:rsidR="00DF71C5">
        <w:rPr>
          <w:sz w:val="24"/>
        </w:rPr>
        <w:t xml:space="preserve">written </w:t>
      </w:r>
      <w:r w:rsidRPr="00212708">
        <w:rPr>
          <w:sz w:val="24"/>
        </w:rPr>
        <w:t xml:space="preserve">demand on the Debtor pursuant to </w:t>
      </w:r>
      <w:r w:rsidRPr="00A424BB">
        <w:rPr>
          <w:sz w:val="24"/>
        </w:rPr>
        <w:t>Section 6(a) or (ii) the Bank is enjoined, stayed or prohibited by operation of law from making the demand on the Debtor.</w:t>
      </w:r>
    </w:p>
    <w:p w14:paraId="3492D1EB" w14:textId="6893B7A9" w:rsidR="00A37436" w:rsidRPr="0013290C" w:rsidRDefault="009B363F">
      <w:pPr>
        <w:pStyle w:val="ListParagraph"/>
        <w:numPr>
          <w:ilvl w:val="1"/>
          <w:numId w:val="1"/>
        </w:numPr>
        <w:tabs>
          <w:tab w:val="left" w:pos="880"/>
          <w:tab w:val="left" w:pos="881"/>
        </w:tabs>
        <w:spacing w:before="156" w:line="259" w:lineRule="auto"/>
        <w:ind w:right="136" w:firstLine="0"/>
        <w:rPr>
          <w:sz w:val="24"/>
        </w:rPr>
      </w:pPr>
      <w:r w:rsidRPr="007B01BD">
        <w:rPr>
          <w:sz w:val="24"/>
        </w:rPr>
        <w:t>The Secured Party indemnifies the B</w:t>
      </w:r>
      <w:r w:rsidRPr="0013290C">
        <w:rPr>
          <w:sz w:val="24"/>
        </w:rPr>
        <w:t>ank, its officers, directors, employees, and agents, and their respective successors and assigns, against all oth</w:t>
      </w:r>
      <w:r w:rsidRPr="007C0DD5">
        <w:rPr>
          <w:sz w:val="24"/>
        </w:rPr>
        <w:t>er Claims</w:t>
      </w:r>
      <w:r w:rsidR="007C0DD5">
        <w:rPr>
          <w:sz w:val="24"/>
        </w:rPr>
        <w:t xml:space="preserve"> </w:t>
      </w:r>
      <w:r w:rsidRPr="007C0DD5">
        <w:rPr>
          <w:sz w:val="24"/>
        </w:rPr>
        <w:t>to which the Bank may become subject, whether commenced or threatened,</w:t>
      </w:r>
      <w:r w:rsidRPr="007C0DD5">
        <w:rPr>
          <w:spacing w:val="40"/>
          <w:sz w:val="24"/>
        </w:rPr>
        <w:t xml:space="preserve"> </w:t>
      </w:r>
      <w:r w:rsidRPr="007C0DD5">
        <w:rPr>
          <w:sz w:val="24"/>
        </w:rPr>
        <w:t>incurred, sustained or payable by the Bank arising out of or related to the Bank following an Initial Instruction or a Disposition Instruction originated</w:t>
      </w:r>
      <w:r w:rsidRPr="007C0DD5">
        <w:rPr>
          <w:spacing w:val="-3"/>
          <w:sz w:val="24"/>
        </w:rPr>
        <w:t xml:space="preserve"> </w:t>
      </w:r>
      <w:r w:rsidRPr="007C0DD5">
        <w:rPr>
          <w:sz w:val="24"/>
        </w:rPr>
        <w:t>by</w:t>
      </w:r>
      <w:r w:rsidRPr="007C0DD5">
        <w:rPr>
          <w:spacing w:val="-3"/>
          <w:sz w:val="24"/>
        </w:rPr>
        <w:t xml:space="preserve"> </w:t>
      </w:r>
      <w:r w:rsidRPr="007C0DD5">
        <w:rPr>
          <w:sz w:val="24"/>
        </w:rPr>
        <w:t>the</w:t>
      </w:r>
      <w:r w:rsidRPr="007C0DD5">
        <w:rPr>
          <w:spacing w:val="-4"/>
          <w:sz w:val="24"/>
        </w:rPr>
        <w:t xml:space="preserve"> </w:t>
      </w:r>
      <w:r w:rsidRPr="007C0DD5">
        <w:rPr>
          <w:sz w:val="24"/>
        </w:rPr>
        <w:t>Secured</w:t>
      </w:r>
      <w:r w:rsidRPr="007C0DD5">
        <w:rPr>
          <w:spacing w:val="-3"/>
          <w:sz w:val="24"/>
        </w:rPr>
        <w:t xml:space="preserve"> </w:t>
      </w:r>
      <w:r w:rsidRPr="007C0DD5">
        <w:rPr>
          <w:sz w:val="24"/>
        </w:rPr>
        <w:t>Party,</w:t>
      </w:r>
      <w:r w:rsidRPr="007C0DD5">
        <w:rPr>
          <w:spacing w:val="-3"/>
          <w:sz w:val="24"/>
        </w:rPr>
        <w:t xml:space="preserve"> </w:t>
      </w:r>
      <w:r w:rsidRPr="007C0DD5">
        <w:rPr>
          <w:sz w:val="24"/>
        </w:rPr>
        <w:t>or</w:t>
      </w:r>
      <w:r w:rsidRPr="007C0DD5">
        <w:rPr>
          <w:spacing w:val="-4"/>
          <w:sz w:val="24"/>
        </w:rPr>
        <w:t xml:space="preserve"> </w:t>
      </w:r>
      <w:r w:rsidRPr="007C0DD5">
        <w:rPr>
          <w:sz w:val="24"/>
        </w:rPr>
        <w:t>from</w:t>
      </w:r>
      <w:r w:rsidRPr="007C0DD5">
        <w:rPr>
          <w:spacing w:val="-3"/>
          <w:sz w:val="24"/>
        </w:rPr>
        <w:t xml:space="preserve"> </w:t>
      </w:r>
      <w:r w:rsidRPr="007C0DD5">
        <w:rPr>
          <w:sz w:val="24"/>
        </w:rPr>
        <w:t>the</w:t>
      </w:r>
      <w:r w:rsidRPr="007C0DD5">
        <w:rPr>
          <w:spacing w:val="-4"/>
          <w:sz w:val="24"/>
        </w:rPr>
        <w:t xml:space="preserve"> </w:t>
      </w:r>
      <w:r w:rsidRPr="007C0DD5">
        <w:rPr>
          <w:sz w:val="24"/>
        </w:rPr>
        <w:t>Bank’s</w:t>
      </w:r>
      <w:r w:rsidRPr="007C0DD5">
        <w:rPr>
          <w:spacing w:val="-3"/>
          <w:sz w:val="24"/>
        </w:rPr>
        <w:t xml:space="preserve"> </w:t>
      </w:r>
      <w:r w:rsidRPr="007C0DD5">
        <w:rPr>
          <w:sz w:val="24"/>
        </w:rPr>
        <w:t>remittance</w:t>
      </w:r>
      <w:r w:rsidRPr="007C0DD5">
        <w:rPr>
          <w:spacing w:val="-4"/>
          <w:sz w:val="24"/>
        </w:rPr>
        <w:t xml:space="preserve"> </w:t>
      </w:r>
      <w:r w:rsidRPr="007C0DD5">
        <w:rPr>
          <w:sz w:val="24"/>
        </w:rPr>
        <w:t>of</w:t>
      </w:r>
      <w:r w:rsidRPr="007C0DD5">
        <w:rPr>
          <w:spacing w:val="-3"/>
          <w:sz w:val="24"/>
        </w:rPr>
        <w:t xml:space="preserve"> </w:t>
      </w:r>
      <w:r w:rsidRPr="007C0DD5">
        <w:rPr>
          <w:sz w:val="24"/>
        </w:rPr>
        <w:t>Funds</w:t>
      </w:r>
      <w:r w:rsidRPr="007C0DD5">
        <w:rPr>
          <w:spacing w:val="-3"/>
          <w:sz w:val="24"/>
        </w:rPr>
        <w:t xml:space="preserve"> </w:t>
      </w:r>
      <w:r w:rsidRPr="007C0DD5">
        <w:rPr>
          <w:sz w:val="24"/>
        </w:rPr>
        <w:t>pursuant</w:t>
      </w:r>
      <w:r w:rsidRPr="007C0DD5">
        <w:rPr>
          <w:spacing w:val="-3"/>
          <w:sz w:val="24"/>
        </w:rPr>
        <w:t xml:space="preserve"> </w:t>
      </w:r>
      <w:r w:rsidRPr="007C0DD5">
        <w:rPr>
          <w:sz w:val="24"/>
        </w:rPr>
        <w:t>to</w:t>
      </w:r>
      <w:r w:rsidRPr="007C0DD5">
        <w:rPr>
          <w:spacing w:val="-3"/>
          <w:sz w:val="24"/>
        </w:rPr>
        <w:t xml:space="preserve"> </w:t>
      </w:r>
      <w:r w:rsidRPr="007B01BD">
        <w:rPr>
          <w:sz w:val="24"/>
        </w:rPr>
        <w:t>Section</w:t>
      </w:r>
      <w:r w:rsidRPr="0013290C">
        <w:rPr>
          <w:spacing w:val="-3"/>
          <w:sz w:val="24"/>
        </w:rPr>
        <w:t xml:space="preserve"> </w:t>
      </w:r>
      <w:r w:rsidRPr="0013290C">
        <w:rPr>
          <w:sz w:val="24"/>
        </w:rPr>
        <w:t>9(b), except to the extent directly caused by the Bank’s gross negligence or willful misconduct.</w:t>
      </w:r>
      <w:ins w:id="2" w:author="Sam Davidson" w:date="2026-06-08T11:03:00Z" w16du:dateUtc="2026-06-08T15:03:00Z">
        <w:r w:rsidR="008D3B35" w:rsidRPr="008D3B35">
          <w:rPr>
            <w:color w:val="000000"/>
            <w:sz w:val="24"/>
          </w:rPr>
          <w:t xml:space="preserve"> </w:t>
        </w:r>
        <w:del w:id="3" w:author="Troy, Jenifer" w:date="2026-06-10T12:51:00Z" w16du:dateUtc="2026-06-10T16:51:00Z">
          <w:r w:rsidR="008D3B35" w:rsidRPr="008D3B35" w:rsidDel="005925F1">
            <w:rPr>
              <w:color w:val="000000"/>
              <w:sz w:val="24"/>
            </w:rPr>
            <w:delText>Notwithstanding the foregoing, the Secured Party's aggregate liability under this Section 6(c) shall not exceed the amount of Funds, if any, actually transferred from the Deposit Account to the Secured Party pursuant to its Instructions.</w:delText>
          </w:r>
        </w:del>
      </w:ins>
    </w:p>
    <w:p w14:paraId="7F8BF358" w14:textId="77777777" w:rsidR="00A37436" w:rsidRPr="0013290C" w:rsidRDefault="009B363F">
      <w:pPr>
        <w:pStyle w:val="ListParagraph"/>
        <w:numPr>
          <w:ilvl w:val="0"/>
          <w:numId w:val="1"/>
        </w:numPr>
        <w:tabs>
          <w:tab w:val="left" w:pos="880"/>
          <w:tab w:val="left" w:pos="881"/>
        </w:tabs>
        <w:spacing w:before="161" w:line="259" w:lineRule="auto"/>
        <w:ind w:right="139" w:firstLine="0"/>
        <w:rPr>
          <w:sz w:val="24"/>
        </w:rPr>
      </w:pPr>
      <w:r w:rsidRPr="0013290C">
        <w:rPr>
          <w:b/>
          <w:sz w:val="24"/>
          <w:u w:val="single"/>
        </w:rPr>
        <w:t>Representations and Warranties; Agreements with Other Persons</w:t>
      </w:r>
      <w:r w:rsidRPr="0013290C">
        <w:rPr>
          <w:sz w:val="24"/>
        </w:rPr>
        <w:t xml:space="preserve">. The Bank represents and warrants to the Secured Party that the Bank (a) is an organization engaged in the business of banking, and (b) maintains the Deposit Account as a demand deposit account or accounts in the ordinary course of the Bank’s business. The Bank has not entered into any </w:t>
      </w:r>
      <w:r w:rsidRPr="0013290C">
        <w:rPr>
          <w:sz w:val="24"/>
        </w:rPr>
        <w:lastRenderedPageBreak/>
        <w:t>currently</w:t>
      </w:r>
      <w:r w:rsidRPr="0013290C">
        <w:rPr>
          <w:spacing w:val="-3"/>
          <w:sz w:val="24"/>
        </w:rPr>
        <w:t xml:space="preserve"> </w:t>
      </w:r>
      <w:r w:rsidRPr="0013290C">
        <w:rPr>
          <w:sz w:val="24"/>
        </w:rPr>
        <w:t>effective</w:t>
      </w:r>
      <w:r w:rsidRPr="0013290C">
        <w:rPr>
          <w:spacing w:val="-3"/>
          <w:sz w:val="24"/>
        </w:rPr>
        <w:t xml:space="preserve"> </w:t>
      </w:r>
      <w:r w:rsidRPr="0013290C">
        <w:rPr>
          <w:sz w:val="24"/>
        </w:rPr>
        <w:t>agreement,</w:t>
      </w:r>
      <w:r w:rsidRPr="0013290C">
        <w:rPr>
          <w:spacing w:val="-2"/>
          <w:sz w:val="24"/>
        </w:rPr>
        <w:t xml:space="preserve"> </w:t>
      </w:r>
      <w:r w:rsidRPr="0013290C">
        <w:rPr>
          <w:sz w:val="24"/>
        </w:rPr>
        <w:t>nor</w:t>
      </w:r>
      <w:r w:rsidRPr="0013290C">
        <w:rPr>
          <w:spacing w:val="-3"/>
          <w:sz w:val="24"/>
        </w:rPr>
        <w:t xml:space="preserve"> </w:t>
      </w:r>
      <w:r w:rsidRPr="0013290C">
        <w:rPr>
          <w:sz w:val="24"/>
        </w:rPr>
        <w:t>will</w:t>
      </w:r>
      <w:r w:rsidRPr="0013290C">
        <w:rPr>
          <w:spacing w:val="-3"/>
          <w:sz w:val="24"/>
        </w:rPr>
        <w:t xml:space="preserve"> </w:t>
      </w:r>
      <w:r w:rsidRPr="0013290C">
        <w:rPr>
          <w:sz w:val="24"/>
        </w:rPr>
        <w:t>the</w:t>
      </w:r>
      <w:r w:rsidRPr="0013290C">
        <w:rPr>
          <w:spacing w:val="-4"/>
          <w:sz w:val="24"/>
        </w:rPr>
        <w:t xml:space="preserve"> </w:t>
      </w:r>
      <w:r w:rsidRPr="0013290C">
        <w:rPr>
          <w:sz w:val="24"/>
        </w:rPr>
        <w:t>Bank</w:t>
      </w:r>
      <w:r w:rsidRPr="0013290C">
        <w:rPr>
          <w:spacing w:val="-3"/>
          <w:sz w:val="24"/>
        </w:rPr>
        <w:t xml:space="preserve"> </w:t>
      </w:r>
      <w:r w:rsidRPr="0013290C">
        <w:rPr>
          <w:sz w:val="24"/>
        </w:rPr>
        <w:t>enter</w:t>
      </w:r>
      <w:r w:rsidRPr="0013290C">
        <w:rPr>
          <w:spacing w:val="-5"/>
          <w:sz w:val="24"/>
        </w:rPr>
        <w:t xml:space="preserve"> </w:t>
      </w:r>
      <w:r w:rsidRPr="0013290C">
        <w:rPr>
          <w:sz w:val="24"/>
        </w:rPr>
        <w:t>into</w:t>
      </w:r>
      <w:r w:rsidRPr="0013290C">
        <w:rPr>
          <w:spacing w:val="-3"/>
          <w:sz w:val="24"/>
        </w:rPr>
        <w:t xml:space="preserve"> </w:t>
      </w:r>
      <w:r w:rsidRPr="0013290C">
        <w:rPr>
          <w:sz w:val="24"/>
        </w:rPr>
        <w:t>any</w:t>
      </w:r>
      <w:r w:rsidRPr="0013290C">
        <w:rPr>
          <w:spacing w:val="-3"/>
          <w:sz w:val="24"/>
        </w:rPr>
        <w:t xml:space="preserve"> </w:t>
      </w:r>
      <w:r w:rsidRPr="0013290C">
        <w:rPr>
          <w:sz w:val="24"/>
        </w:rPr>
        <w:t>agreement,</w:t>
      </w:r>
      <w:r w:rsidRPr="0013290C">
        <w:rPr>
          <w:spacing w:val="-1"/>
          <w:sz w:val="24"/>
        </w:rPr>
        <w:t xml:space="preserve"> </w:t>
      </w:r>
      <w:r w:rsidRPr="0013290C">
        <w:rPr>
          <w:sz w:val="24"/>
        </w:rPr>
        <w:t>with</w:t>
      </w:r>
      <w:r w:rsidRPr="0013290C">
        <w:rPr>
          <w:spacing w:val="-3"/>
          <w:sz w:val="24"/>
        </w:rPr>
        <w:t xml:space="preserve"> </w:t>
      </w:r>
      <w:r w:rsidRPr="0013290C">
        <w:rPr>
          <w:sz w:val="24"/>
        </w:rPr>
        <w:t>any</w:t>
      </w:r>
      <w:r w:rsidRPr="0013290C">
        <w:rPr>
          <w:spacing w:val="-3"/>
          <w:sz w:val="24"/>
        </w:rPr>
        <w:t xml:space="preserve"> </w:t>
      </w:r>
      <w:r w:rsidRPr="0013290C">
        <w:rPr>
          <w:sz w:val="24"/>
        </w:rPr>
        <w:t>person</w:t>
      </w:r>
      <w:r w:rsidRPr="0013290C">
        <w:rPr>
          <w:spacing w:val="-3"/>
          <w:sz w:val="24"/>
        </w:rPr>
        <w:t xml:space="preserve"> </w:t>
      </w:r>
      <w:r w:rsidRPr="0013290C">
        <w:rPr>
          <w:sz w:val="24"/>
        </w:rPr>
        <w:t>under which</w:t>
      </w:r>
      <w:r w:rsidRPr="0013290C">
        <w:rPr>
          <w:spacing w:val="-1"/>
          <w:sz w:val="24"/>
        </w:rPr>
        <w:t xml:space="preserve"> </w:t>
      </w:r>
      <w:r w:rsidRPr="0013290C">
        <w:rPr>
          <w:sz w:val="24"/>
        </w:rPr>
        <w:t>the</w:t>
      </w:r>
      <w:r w:rsidRPr="0013290C">
        <w:rPr>
          <w:spacing w:val="-1"/>
          <w:sz w:val="24"/>
        </w:rPr>
        <w:t xml:space="preserve"> </w:t>
      </w:r>
      <w:r w:rsidRPr="0013290C">
        <w:rPr>
          <w:sz w:val="24"/>
        </w:rPr>
        <w:t>Bank</w:t>
      </w:r>
      <w:r w:rsidRPr="0013290C">
        <w:rPr>
          <w:spacing w:val="-1"/>
          <w:sz w:val="24"/>
        </w:rPr>
        <w:t xml:space="preserve"> </w:t>
      </w:r>
      <w:r w:rsidRPr="0013290C">
        <w:rPr>
          <w:sz w:val="24"/>
        </w:rPr>
        <w:t>may</w:t>
      </w:r>
      <w:r w:rsidRPr="0013290C">
        <w:rPr>
          <w:spacing w:val="-1"/>
          <w:sz w:val="24"/>
        </w:rPr>
        <w:t xml:space="preserve"> </w:t>
      </w:r>
      <w:r w:rsidRPr="0013290C">
        <w:rPr>
          <w:sz w:val="24"/>
        </w:rPr>
        <w:t>be</w:t>
      </w:r>
      <w:r w:rsidRPr="0013290C">
        <w:rPr>
          <w:spacing w:val="-3"/>
          <w:sz w:val="24"/>
        </w:rPr>
        <w:t xml:space="preserve"> </w:t>
      </w:r>
      <w:r w:rsidRPr="0013290C">
        <w:rPr>
          <w:sz w:val="24"/>
        </w:rPr>
        <w:t>obligated</w:t>
      </w:r>
      <w:r w:rsidRPr="0013290C">
        <w:rPr>
          <w:spacing w:val="-1"/>
          <w:sz w:val="24"/>
        </w:rPr>
        <w:t xml:space="preserve"> </w:t>
      </w:r>
      <w:r w:rsidRPr="0013290C">
        <w:rPr>
          <w:sz w:val="24"/>
        </w:rPr>
        <w:t>to</w:t>
      </w:r>
      <w:r w:rsidRPr="0013290C">
        <w:rPr>
          <w:spacing w:val="-1"/>
          <w:sz w:val="24"/>
        </w:rPr>
        <w:t xml:space="preserve"> </w:t>
      </w:r>
      <w:r w:rsidRPr="0013290C">
        <w:rPr>
          <w:sz w:val="24"/>
        </w:rPr>
        <w:t>comply</w:t>
      </w:r>
      <w:r w:rsidRPr="0013290C">
        <w:rPr>
          <w:spacing w:val="-1"/>
          <w:sz w:val="24"/>
        </w:rPr>
        <w:t xml:space="preserve"> </w:t>
      </w:r>
      <w:r w:rsidRPr="0013290C">
        <w:rPr>
          <w:sz w:val="24"/>
        </w:rPr>
        <w:t>with</w:t>
      </w:r>
      <w:r w:rsidRPr="0013290C">
        <w:rPr>
          <w:spacing w:val="-1"/>
          <w:sz w:val="24"/>
        </w:rPr>
        <w:t xml:space="preserve"> </w:t>
      </w:r>
      <w:r w:rsidRPr="0013290C">
        <w:rPr>
          <w:sz w:val="24"/>
        </w:rPr>
        <w:t>Disposition</w:t>
      </w:r>
      <w:r w:rsidRPr="0013290C">
        <w:rPr>
          <w:spacing w:val="-1"/>
          <w:sz w:val="24"/>
        </w:rPr>
        <w:t xml:space="preserve"> </w:t>
      </w:r>
      <w:r w:rsidRPr="0013290C">
        <w:rPr>
          <w:sz w:val="24"/>
        </w:rPr>
        <w:t>Instructions</w:t>
      </w:r>
      <w:r w:rsidRPr="0013290C">
        <w:rPr>
          <w:spacing w:val="-1"/>
          <w:sz w:val="24"/>
        </w:rPr>
        <w:t xml:space="preserve"> </w:t>
      </w:r>
      <w:r w:rsidRPr="0013290C">
        <w:rPr>
          <w:sz w:val="24"/>
        </w:rPr>
        <w:t>originated</w:t>
      </w:r>
      <w:r w:rsidRPr="0013290C">
        <w:rPr>
          <w:spacing w:val="-1"/>
          <w:sz w:val="24"/>
        </w:rPr>
        <w:t xml:space="preserve"> </w:t>
      </w:r>
      <w:r w:rsidRPr="0013290C">
        <w:rPr>
          <w:sz w:val="24"/>
        </w:rPr>
        <w:t>by a</w:t>
      </w:r>
      <w:r w:rsidRPr="0013290C">
        <w:rPr>
          <w:spacing w:val="-2"/>
          <w:sz w:val="24"/>
        </w:rPr>
        <w:t xml:space="preserve"> </w:t>
      </w:r>
      <w:r w:rsidRPr="0013290C">
        <w:rPr>
          <w:sz w:val="24"/>
        </w:rPr>
        <w:t>person other</w:t>
      </w:r>
      <w:r w:rsidRPr="0013290C">
        <w:rPr>
          <w:spacing w:val="-1"/>
          <w:sz w:val="24"/>
        </w:rPr>
        <w:t xml:space="preserve"> </w:t>
      </w:r>
      <w:r w:rsidRPr="0013290C">
        <w:rPr>
          <w:sz w:val="24"/>
        </w:rPr>
        <w:t>than the Debtor or</w:t>
      </w:r>
      <w:r w:rsidRPr="0013290C">
        <w:rPr>
          <w:spacing w:val="-1"/>
          <w:sz w:val="24"/>
        </w:rPr>
        <w:t xml:space="preserve"> </w:t>
      </w:r>
      <w:r w:rsidRPr="0013290C">
        <w:rPr>
          <w:sz w:val="24"/>
        </w:rPr>
        <w:t>the Secured Party. Bank makes no express or implied representations or warranties with respect to its obligations under this Agreement, except for those expressly set forth herein.</w:t>
      </w:r>
    </w:p>
    <w:p w14:paraId="3703620B" w14:textId="77777777" w:rsidR="00A37436" w:rsidRPr="007C0DD5" w:rsidRDefault="009B363F">
      <w:pPr>
        <w:pStyle w:val="ListParagraph"/>
        <w:numPr>
          <w:ilvl w:val="0"/>
          <w:numId w:val="1"/>
        </w:numPr>
        <w:tabs>
          <w:tab w:val="left" w:pos="900"/>
          <w:tab w:val="left" w:pos="881"/>
        </w:tabs>
        <w:spacing w:before="158" w:line="259" w:lineRule="auto"/>
        <w:ind w:left="180" w:right="117" w:firstLine="0"/>
        <w:rPr>
          <w:sz w:val="24"/>
        </w:rPr>
      </w:pPr>
      <w:r w:rsidRPr="0013290C">
        <w:rPr>
          <w:b/>
          <w:sz w:val="24"/>
          <w:u w:val="single"/>
        </w:rPr>
        <w:t>Deposit Account Information</w:t>
      </w:r>
      <w:r w:rsidRPr="0013290C">
        <w:rPr>
          <w:sz w:val="24"/>
        </w:rPr>
        <w:t>. If the Secured Party so requests in writing, to the extent that the Bank has the operational ability to do so, the Bank will provide to the Secured Party, wheth</w:t>
      </w:r>
      <w:r w:rsidRPr="007C0DD5">
        <w:rPr>
          <w:sz w:val="24"/>
        </w:rPr>
        <w:t>er</w:t>
      </w:r>
      <w:r w:rsidRPr="007C0DD5">
        <w:rPr>
          <w:spacing w:val="-5"/>
          <w:sz w:val="24"/>
        </w:rPr>
        <w:t xml:space="preserve"> </w:t>
      </w:r>
      <w:r w:rsidRPr="007C0DD5">
        <w:rPr>
          <w:sz w:val="24"/>
        </w:rPr>
        <w:t>by</w:t>
      </w:r>
      <w:r w:rsidRPr="007C0DD5">
        <w:rPr>
          <w:spacing w:val="-1"/>
          <w:sz w:val="24"/>
        </w:rPr>
        <w:t xml:space="preserve"> </w:t>
      </w:r>
      <w:r w:rsidRPr="007C0DD5">
        <w:rPr>
          <w:sz w:val="24"/>
        </w:rPr>
        <w:t>Internet</w:t>
      </w:r>
      <w:r w:rsidRPr="007C0DD5">
        <w:rPr>
          <w:spacing w:val="-3"/>
          <w:sz w:val="24"/>
        </w:rPr>
        <w:t xml:space="preserve"> </w:t>
      </w:r>
      <w:r w:rsidRPr="007C0DD5">
        <w:rPr>
          <w:sz w:val="24"/>
        </w:rPr>
        <w:t>access</w:t>
      </w:r>
      <w:r w:rsidRPr="007C0DD5">
        <w:rPr>
          <w:spacing w:val="-3"/>
          <w:sz w:val="24"/>
        </w:rPr>
        <w:t xml:space="preserve"> </w:t>
      </w:r>
      <w:r w:rsidRPr="007C0DD5">
        <w:rPr>
          <w:sz w:val="24"/>
        </w:rPr>
        <w:t>or</w:t>
      </w:r>
      <w:r w:rsidRPr="007C0DD5">
        <w:rPr>
          <w:spacing w:val="-3"/>
          <w:sz w:val="24"/>
        </w:rPr>
        <w:t xml:space="preserve"> </w:t>
      </w:r>
      <w:r w:rsidRPr="007C0DD5">
        <w:rPr>
          <w:sz w:val="24"/>
        </w:rPr>
        <w:t>otherwise,</w:t>
      </w:r>
      <w:r w:rsidRPr="007C0DD5">
        <w:rPr>
          <w:spacing w:val="-3"/>
          <w:sz w:val="24"/>
        </w:rPr>
        <w:t xml:space="preserve"> </w:t>
      </w:r>
      <w:r w:rsidRPr="007C0DD5">
        <w:rPr>
          <w:sz w:val="24"/>
        </w:rPr>
        <w:t>a</w:t>
      </w:r>
      <w:r w:rsidRPr="007C0DD5">
        <w:rPr>
          <w:spacing w:val="-2"/>
          <w:sz w:val="24"/>
        </w:rPr>
        <w:t xml:space="preserve"> </w:t>
      </w:r>
      <w:r w:rsidRPr="007C0DD5">
        <w:rPr>
          <w:sz w:val="24"/>
        </w:rPr>
        <w:t>copy</w:t>
      </w:r>
      <w:r w:rsidRPr="007C0DD5">
        <w:rPr>
          <w:spacing w:val="-3"/>
          <w:sz w:val="24"/>
        </w:rPr>
        <w:t xml:space="preserve"> </w:t>
      </w:r>
      <w:r w:rsidRPr="007C0DD5">
        <w:rPr>
          <w:sz w:val="24"/>
        </w:rPr>
        <w:t>of</w:t>
      </w:r>
      <w:r w:rsidRPr="007C0DD5">
        <w:rPr>
          <w:spacing w:val="-2"/>
          <w:sz w:val="24"/>
        </w:rPr>
        <w:t xml:space="preserve"> </w:t>
      </w:r>
      <w:r w:rsidRPr="007C0DD5">
        <w:rPr>
          <w:sz w:val="24"/>
        </w:rPr>
        <w:t>each</w:t>
      </w:r>
      <w:r w:rsidRPr="007C0DD5">
        <w:rPr>
          <w:spacing w:val="-3"/>
          <w:sz w:val="24"/>
        </w:rPr>
        <w:t xml:space="preserve"> </w:t>
      </w:r>
      <w:r w:rsidRPr="007C0DD5">
        <w:rPr>
          <w:sz w:val="24"/>
        </w:rPr>
        <w:t>periodic</w:t>
      </w:r>
      <w:r w:rsidRPr="007C0DD5">
        <w:rPr>
          <w:spacing w:val="-4"/>
          <w:sz w:val="24"/>
        </w:rPr>
        <w:t xml:space="preserve"> </w:t>
      </w:r>
      <w:r w:rsidRPr="007C0DD5">
        <w:rPr>
          <w:sz w:val="24"/>
        </w:rPr>
        <w:t>account</w:t>
      </w:r>
      <w:r w:rsidRPr="007C0DD5">
        <w:rPr>
          <w:spacing w:val="-3"/>
          <w:sz w:val="24"/>
        </w:rPr>
        <w:t xml:space="preserve"> </w:t>
      </w:r>
      <w:r w:rsidRPr="007C0DD5">
        <w:rPr>
          <w:sz w:val="24"/>
        </w:rPr>
        <w:t>statement</w:t>
      </w:r>
      <w:r w:rsidRPr="007C0DD5">
        <w:rPr>
          <w:spacing w:val="-3"/>
          <w:sz w:val="24"/>
        </w:rPr>
        <w:t xml:space="preserve"> </w:t>
      </w:r>
      <w:r w:rsidRPr="007C0DD5">
        <w:rPr>
          <w:sz w:val="24"/>
        </w:rPr>
        <w:t>relating</w:t>
      </w:r>
      <w:r w:rsidRPr="007C0DD5">
        <w:rPr>
          <w:spacing w:val="-3"/>
          <w:sz w:val="24"/>
        </w:rPr>
        <w:t xml:space="preserve"> </w:t>
      </w:r>
      <w:r w:rsidRPr="007C0DD5">
        <w:rPr>
          <w:sz w:val="24"/>
        </w:rPr>
        <w:t>to</w:t>
      </w:r>
      <w:r w:rsidRPr="007C0DD5">
        <w:rPr>
          <w:spacing w:val="-3"/>
          <w:sz w:val="24"/>
        </w:rPr>
        <w:t xml:space="preserve"> </w:t>
      </w:r>
      <w:r w:rsidRPr="007C0DD5">
        <w:rPr>
          <w:sz w:val="24"/>
        </w:rPr>
        <w:t>the Deposit Account ordinarily furnished by the Bank to the Debtor. The Bank’s liability for failing</w:t>
      </w:r>
      <w:r w:rsidRPr="007C0DD5">
        <w:t xml:space="preserve"> </w:t>
      </w:r>
      <w:r w:rsidRPr="007C0DD5">
        <w:rPr>
          <w:sz w:val="24"/>
        </w:rPr>
        <w:t>to provide the account statement will not exceed the Bank’s cost of providing the statement. The Debtor and the Platform each authorizes the Bank to provide to the Secured Party, whether by Internet access or</w:t>
      </w:r>
      <w:r w:rsidR="007C0DD5">
        <w:rPr>
          <w:sz w:val="24"/>
        </w:rPr>
        <w:t xml:space="preserve"> </w:t>
      </w:r>
      <w:r w:rsidRPr="007C0DD5">
        <w:rPr>
          <w:sz w:val="24"/>
        </w:rPr>
        <w:t>otherwise, any other information concerning the Deposit Account that the Bank may agree to provide to the Secured Party at the Secured Party’s written request.</w:t>
      </w:r>
    </w:p>
    <w:p w14:paraId="17D50934" w14:textId="77777777" w:rsidR="00A37436" w:rsidRPr="007C0DD5" w:rsidRDefault="009B363F">
      <w:pPr>
        <w:pStyle w:val="Heading2"/>
        <w:numPr>
          <w:ilvl w:val="0"/>
          <w:numId w:val="1"/>
        </w:numPr>
        <w:tabs>
          <w:tab w:val="left" w:pos="880"/>
          <w:tab w:val="left" w:pos="881"/>
        </w:tabs>
        <w:ind w:left="880" w:hanging="721"/>
        <w:rPr>
          <w:b w:val="0"/>
          <w:u w:val="none"/>
        </w:rPr>
      </w:pPr>
      <w:r w:rsidRPr="007C0DD5">
        <w:t>Termination;</w:t>
      </w:r>
      <w:r w:rsidRPr="007C0DD5">
        <w:rPr>
          <w:spacing w:val="-7"/>
        </w:rPr>
        <w:t xml:space="preserve"> </w:t>
      </w:r>
      <w:r w:rsidRPr="007C0DD5">
        <w:t>Closure</w:t>
      </w:r>
      <w:r w:rsidRPr="007C0DD5">
        <w:rPr>
          <w:spacing w:val="-7"/>
        </w:rPr>
        <w:t xml:space="preserve"> </w:t>
      </w:r>
      <w:r w:rsidRPr="007C0DD5">
        <w:t>of</w:t>
      </w:r>
      <w:r w:rsidRPr="007C0DD5">
        <w:rPr>
          <w:spacing w:val="-5"/>
        </w:rPr>
        <w:t xml:space="preserve"> </w:t>
      </w:r>
      <w:r w:rsidRPr="007C0DD5">
        <w:t>the</w:t>
      </w:r>
      <w:r w:rsidRPr="007C0DD5">
        <w:rPr>
          <w:spacing w:val="-7"/>
        </w:rPr>
        <w:t xml:space="preserve"> </w:t>
      </w:r>
      <w:r w:rsidRPr="007C0DD5">
        <w:t>Deposit</w:t>
      </w:r>
      <w:r w:rsidRPr="007C0DD5">
        <w:rPr>
          <w:spacing w:val="-7"/>
        </w:rPr>
        <w:t xml:space="preserve"> </w:t>
      </w:r>
      <w:r w:rsidRPr="007C0DD5">
        <w:rPr>
          <w:spacing w:val="-2"/>
        </w:rPr>
        <w:t>Account</w:t>
      </w:r>
      <w:r w:rsidRPr="007C0DD5">
        <w:rPr>
          <w:b w:val="0"/>
          <w:spacing w:val="-2"/>
          <w:u w:val="none"/>
        </w:rPr>
        <w:t>.</w:t>
      </w:r>
    </w:p>
    <w:p w14:paraId="62CED51F" w14:textId="00037D85" w:rsidR="00A37436" w:rsidRPr="0013290C" w:rsidRDefault="009B363F">
      <w:pPr>
        <w:pStyle w:val="ListParagraph"/>
        <w:numPr>
          <w:ilvl w:val="1"/>
          <w:numId w:val="1"/>
        </w:numPr>
        <w:tabs>
          <w:tab w:val="left" w:pos="880"/>
          <w:tab w:val="left" w:pos="881"/>
        </w:tabs>
        <w:spacing w:before="183" w:line="259" w:lineRule="auto"/>
        <w:ind w:right="102" w:firstLine="0"/>
        <w:rPr>
          <w:sz w:val="24"/>
        </w:rPr>
      </w:pPr>
      <w:r w:rsidRPr="007C0DD5">
        <w:rPr>
          <w:sz w:val="24"/>
        </w:rPr>
        <w:t>Neither the Debtor nor the Platform nor the Bank will close the Deposit Account prior to termination of this Agreement pursuant to this Section 9. This Agreement may not be terminated by the Debtor except by a notice t</w:t>
      </w:r>
      <w:r w:rsidRPr="007B01BD">
        <w:rPr>
          <w:sz w:val="24"/>
        </w:rPr>
        <w:t>o the Bank given jointly with the</w:t>
      </w:r>
      <w:r w:rsidRPr="0013290C">
        <w:rPr>
          <w:spacing w:val="-1"/>
          <w:sz w:val="24"/>
        </w:rPr>
        <w:t xml:space="preserve"> </w:t>
      </w:r>
      <w:r w:rsidRPr="0013290C">
        <w:rPr>
          <w:sz w:val="24"/>
        </w:rPr>
        <w:t>Secured Party. This Agreement</w:t>
      </w:r>
      <w:r w:rsidRPr="0013290C">
        <w:rPr>
          <w:spacing w:val="-1"/>
          <w:sz w:val="24"/>
        </w:rPr>
        <w:t xml:space="preserve"> </w:t>
      </w:r>
      <w:r w:rsidRPr="0013290C">
        <w:rPr>
          <w:sz w:val="24"/>
        </w:rPr>
        <w:t>may</w:t>
      </w:r>
      <w:r w:rsidRPr="0013290C">
        <w:rPr>
          <w:spacing w:val="-1"/>
          <w:sz w:val="24"/>
        </w:rPr>
        <w:t xml:space="preserve"> </w:t>
      </w:r>
      <w:r w:rsidRPr="0013290C">
        <w:rPr>
          <w:sz w:val="24"/>
        </w:rPr>
        <w:t>be</w:t>
      </w:r>
      <w:r w:rsidRPr="0013290C">
        <w:rPr>
          <w:spacing w:val="-2"/>
          <w:sz w:val="24"/>
        </w:rPr>
        <w:t xml:space="preserve"> </w:t>
      </w:r>
      <w:r w:rsidRPr="0013290C">
        <w:rPr>
          <w:sz w:val="24"/>
        </w:rPr>
        <w:t>terminated</w:t>
      </w:r>
      <w:r w:rsidRPr="0013290C">
        <w:rPr>
          <w:spacing w:val="-1"/>
          <w:sz w:val="24"/>
        </w:rPr>
        <w:t xml:space="preserve"> </w:t>
      </w:r>
      <w:r w:rsidRPr="0013290C">
        <w:rPr>
          <w:sz w:val="24"/>
        </w:rPr>
        <w:t>(i)</w:t>
      </w:r>
      <w:r w:rsidRPr="0013290C">
        <w:rPr>
          <w:spacing w:val="-1"/>
          <w:sz w:val="24"/>
        </w:rPr>
        <w:t xml:space="preserve"> </w:t>
      </w:r>
      <w:r w:rsidRPr="0013290C">
        <w:rPr>
          <w:sz w:val="24"/>
        </w:rPr>
        <w:t>by</w:t>
      </w:r>
      <w:r w:rsidRPr="0013290C">
        <w:rPr>
          <w:spacing w:val="-1"/>
          <w:sz w:val="24"/>
        </w:rPr>
        <w:t xml:space="preserve"> </w:t>
      </w:r>
      <w:r w:rsidRPr="0013290C">
        <w:rPr>
          <w:sz w:val="24"/>
        </w:rPr>
        <w:t>the</w:t>
      </w:r>
      <w:r w:rsidRPr="0013290C">
        <w:rPr>
          <w:spacing w:val="-1"/>
          <w:sz w:val="24"/>
        </w:rPr>
        <w:t xml:space="preserve"> </w:t>
      </w:r>
      <w:r w:rsidRPr="0013290C">
        <w:rPr>
          <w:sz w:val="24"/>
        </w:rPr>
        <w:t>Secured Party at any time by sending a Termination Notice to the Bank, and (ii) by the Bank (A) immediately upon notice to the other parties if the Bank becomes obligated to terminate this Agreement or to close the Deposit Account under any statute, rule or regulation, or any Order or Process that is binding upon the Bank, (B) upon five (5)</w:t>
      </w:r>
      <w:ins w:id="4" w:author="Sam Davidson" w:date="2026-06-08T11:03:00Z" w16du:dateUtc="2026-06-08T15:03:00Z">
        <w:del w:id="5" w:author="Troy, Jenifer" w:date="2026-06-10T12:52:00Z" w16du:dateUtc="2026-06-10T16:52:00Z">
          <w:r w:rsidR="008D3B35" w:rsidRPr="008D3B35" w:rsidDel="005925F1">
            <w:rPr>
              <w:color w:val="000000"/>
              <w:sz w:val="24"/>
            </w:rPr>
            <w:delText>ten (10)</w:delText>
          </w:r>
        </w:del>
      </w:ins>
      <w:r w:rsidRPr="0013290C">
        <w:rPr>
          <w:sz w:val="24"/>
        </w:rPr>
        <w:t xml:space="preserve"> Business Days’ notice to the other parties if any</w:t>
      </w:r>
      <w:r w:rsidRPr="0013290C">
        <w:rPr>
          <w:spacing w:val="-3"/>
          <w:sz w:val="24"/>
        </w:rPr>
        <w:t xml:space="preserve"> </w:t>
      </w:r>
      <w:r w:rsidRPr="0013290C">
        <w:rPr>
          <w:sz w:val="24"/>
        </w:rPr>
        <w:t>other</w:t>
      </w:r>
      <w:r w:rsidRPr="0013290C">
        <w:rPr>
          <w:spacing w:val="-5"/>
          <w:sz w:val="24"/>
        </w:rPr>
        <w:t xml:space="preserve"> </w:t>
      </w:r>
      <w:r w:rsidRPr="0013290C">
        <w:rPr>
          <w:sz w:val="24"/>
        </w:rPr>
        <w:t>party</w:t>
      </w:r>
      <w:r w:rsidRPr="0013290C">
        <w:rPr>
          <w:spacing w:val="-3"/>
          <w:sz w:val="24"/>
        </w:rPr>
        <w:t xml:space="preserve"> </w:t>
      </w:r>
      <w:r w:rsidRPr="0013290C">
        <w:rPr>
          <w:sz w:val="24"/>
        </w:rPr>
        <w:t>is</w:t>
      </w:r>
      <w:r w:rsidRPr="0013290C">
        <w:rPr>
          <w:spacing w:val="-3"/>
          <w:sz w:val="24"/>
        </w:rPr>
        <w:t xml:space="preserve"> </w:t>
      </w:r>
      <w:r w:rsidRPr="0013290C">
        <w:rPr>
          <w:sz w:val="24"/>
        </w:rPr>
        <w:t>in</w:t>
      </w:r>
      <w:r w:rsidRPr="0013290C">
        <w:rPr>
          <w:spacing w:val="-3"/>
          <w:sz w:val="24"/>
        </w:rPr>
        <w:t xml:space="preserve"> </w:t>
      </w:r>
      <w:r w:rsidRPr="0013290C">
        <w:rPr>
          <w:sz w:val="24"/>
        </w:rPr>
        <w:t>material</w:t>
      </w:r>
      <w:r w:rsidRPr="0013290C">
        <w:rPr>
          <w:spacing w:val="-3"/>
          <w:sz w:val="24"/>
        </w:rPr>
        <w:t xml:space="preserve"> </w:t>
      </w:r>
      <w:r w:rsidRPr="0013290C">
        <w:rPr>
          <w:sz w:val="24"/>
        </w:rPr>
        <w:t>breach</w:t>
      </w:r>
      <w:r w:rsidRPr="0013290C">
        <w:rPr>
          <w:spacing w:val="-3"/>
          <w:sz w:val="24"/>
        </w:rPr>
        <w:t xml:space="preserve"> </w:t>
      </w:r>
      <w:r w:rsidRPr="0013290C">
        <w:rPr>
          <w:sz w:val="24"/>
        </w:rPr>
        <w:t>of</w:t>
      </w:r>
      <w:r w:rsidRPr="0013290C">
        <w:rPr>
          <w:spacing w:val="-3"/>
          <w:sz w:val="24"/>
        </w:rPr>
        <w:t xml:space="preserve"> </w:t>
      </w:r>
      <w:r w:rsidRPr="0013290C">
        <w:rPr>
          <w:sz w:val="24"/>
        </w:rPr>
        <w:t>any</w:t>
      </w:r>
      <w:r w:rsidRPr="0013290C">
        <w:rPr>
          <w:spacing w:val="-3"/>
          <w:sz w:val="24"/>
        </w:rPr>
        <w:t xml:space="preserve"> </w:t>
      </w:r>
      <w:r w:rsidRPr="0013290C">
        <w:rPr>
          <w:sz w:val="24"/>
        </w:rPr>
        <w:t>of</w:t>
      </w:r>
      <w:r w:rsidRPr="0013290C">
        <w:rPr>
          <w:spacing w:val="-3"/>
          <w:sz w:val="24"/>
        </w:rPr>
        <w:t xml:space="preserve"> </w:t>
      </w:r>
      <w:r w:rsidRPr="0013290C">
        <w:rPr>
          <w:sz w:val="24"/>
        </w:rPr>
        <w:t>the</w:t>
      </w:r>
      <w:r w:rsidRPr="0013290C">
        <w:rPr>
          <w:spacing w:val="-3"/>
          <w:sz w:val="24"/>
        </w:rPr>
        <w:t xml:space="preserve"> </w:t>
      </w:r>
      <w:r w:rsidRPr="0013290C">
        <w:rPr>
          <w:sz w:val="24"/>
        </w:rPr>
        <w:t>Deposit-Related</w:t>
      </w:r>
      <w:r w:rsidRPr="0013290C">
        <w:rPr>
          <w:spacing w:val="-1"/>
          <w:sz w:val="24"/>
        </w:rPr>
        <w:t xml:space="preserve"> </w:t>
      </w:r>
      <w:r w:rsidRPr="0013290C">
        <w:rPr>
          <w:sz w:val="24"/>
        </w:rPr>
        <w:t>Agreements</w:t>
      </w:r>
      <w:r w:rsidRPr="0013290C">
        <w:rPr>
          <w:spacing w:val="-3"/>
          <w:sz w:val="24"/>
        </w:rPr>
        <w:t xml:space="preserve"> </w:t>
      </w:r>
      <w:r w:rsidRPr="0013290C">
        <w:rPr>
          <w:sz w:val="24"/>
        </w:rPr>
        <w:t>or</w:t>
      </w:r>
      <w:r w:rsidRPr="0013290C">
        <w:rPr>
          <w:spacing w:val="-3"/>
          <w:sz w:val="24"/>
        </w:rPr>
        <w:t xml:space="preserve"> </w:t>
      </w:r>
      <w:r w:rsidRPr="0013290C">
        <w:rPr>
          <w:sz w:val="24"/>
        </w:rPr>
        <w:t>this</w:t>
      </w:r>
      <w:r w:rsidRPr="0013290C">
        <w:rPr>
          <w:spacing w:val="-3"/>
          <w:sz w:val="24"/>
        </w:rPr>
        <w:t xml:space="preserve"> </w:t>
      </w:r>
      <w:r w:rsidRPr="0013290C">
        <w:rPr>
          <w:sz w:val="24"/>
        </w:rPr>
        <w:t>Agreement, or (C) otherwise upon thirty (30) days’ notice to the other parties.</w:t>
      </w:r>
    </w:p>
    <w:p w14:paraId="33D3002C" w14:textId="5A6D2F9D" w:rsidR="00A37436" w:rsidRPr="0013290C" w:rsidRDefault="009B363F">
      <w:pPr>
        <w:pStyle w:val="ListParagraph"/>
        <w:numPr>
          <w:ilvl w:val="1"/>
          <w:numId w:val="1"/>
        </w:numPr>
        <w:tabs>
          <w:tab w:val="left" w:pos="880"/>
          <w:tab w:val="left" w:pos="881"/>
        </w:tabs>
        <w:spacing w:before="157" w:line="259" w:lineRule="auto"/>
        <w:ind w:right="123" w:firstLine="0"/>
        <w:rPr>
          <w:sz w:val="24"/>
        </w:rPr>
      </w:pPr>
      <w:r w:rsidRPr="0013290C">
        <w:rPr>
          <w:sz w:val="24"/>
        </w:rPr>
        <w:t>If</w:t>
      </w:r>
      <w:r w:rsidRPr="0013290C">
        <w:rPr>
          <w:spacing w:val="-5"/>
          <w:sz w:val="24"/>
        </w:rPr>
        <w:t xml:space="preserve"> </w:t>
      </w:r>
      <w:r w:rsidRPr="0013290C">
        <w:rPr>
          <w:sz w:val="24"/>
        </w:rPr>
        <w:t>the</w:t>
      </w:r>
      <w:r w:rsidRPr="0013290C">
        <w:rPr>
          <w:spacing w:val="-3"/>
          <w:sz w:val="24"/>
        </w:rPr>
        <w:t xml:space="preserve"> </w:t>
      </w:r>
      <w:r w:rsidRPr="0013290C">
        <w:rPr>
          <w:sz w:val="24"/>
        </w:rPr>
        <w:t>Bank</w:t>
      </w:r>
      <w:r w:rsidRPr="0013290C">
        <w:rPr>
          <w:spacing w:val="-3"/>
          <w:sz w:val="24"/>
        </w:rPr>
        <w:t xml:space="preserve"> </w:t>
      </w:r>
      <w:r w:rsidRPr="0013290C">
        <w:rPr>
          <w:sz w:val="24"/>
        </w:rPr>
        <w:t>terminates</w:t>
      </w:r>
      <w:r w:rsidRPr="0013290C">
        <w:rPr>
          <w:spacing w:val="-3"/>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pursuant</w:t>
      </w:r>
      <w:r w:rsidRPr="0013290C">
        <w:rPr>
          <w:spacing w:val="-3"/>
          <w:sz w:val="24"/>
        </w:rPr>
        <w:t xml:space="preserve"> </w:t>
      </w:r>
      <w:r w:rsidRPr="0013290C">
        <w:rPr>
          <w:sz w:val="24"/>
        </w:rPr>
        <w:t>to</w:t>
      </w:r>
      <w:r w:rsidRPr="0013290C">
        <w:rPr>
          <w:spacing w:val="-3"/>
          <w:sz w:val="24"/>
        </w:rPr>
        <w:t xml:space="preserve"> </w:t>
      </w:r>
      <w:r w:rsidRPr="0013290C">
        <w:rPr>
          <w:sz w:val="24"/>
        </w:rPr>
        <w:t>clause</w:t>
      </w:r>
      <w:r w:rsidRPr="0013290C">
        <w:rPr>
          <w:spacing w:val="-5"/>
          <w:sz w:val="24"/>
        </w:rPr>
        <w:t xml:space="preserve"> </w:t>
      </w:r>
      <w:r w:rsidRPr="0013290C">
        <w:rPr>
          <w:sz w:val="24"/>
        </w:rPr>
        <w:t>(A)</w:t>
      </w:r>
      <w:r w:rsidRPr="0013290C">
        <w:rPr>
          <w:spacing w:val="-3"/>
          <w:sz w:val="24"/>
        </w:rPr>
        <w:t xml:space="preserve"> </w:t>
      </w:r>
      <w:r w:rsidRPr="0013290C">
        <w:rPr>
          <w:sz w:val="24"/>
        </w:rPr>
        <w:t>of</w:t>
      </w:r>
      <w:r w:rsidRPr="0013290C">
        <w:rPr>
          <w:spacing w:val="-5"/>
          <w:sz w:val="24"/>
        </w:rPr>
        <w:t xml:space="preserve"> </w:t>
      </w:r>
      <w:r w:rsidRPr="0013290C">
        <w:rPr>
          <w:sz w:val="24"/>
        </w:rPr>
        <w:t>Section</w:t>
      </w:r>
      <w:r w:rsidRPr="0013290C">
        <w:rPr>
          <w:spacing w:val="-3"/>
          <w:sz w:val="24"/>
        </w:rPr>
        <w:t xml:space="preserve"> </w:t>
      </w:r>
      <w:r w:rsidRPr="0013290C">
        <w:rPr>
          <w:sz w:val="24"/>
        </w:rPr>
        <w:t>9(a)(ii),</w:t>
      </w:r>
      <w:r w:rsidRPr="0013290C">
        <w:rPr>
          <w:spacing w:val="-3"/>
          <w:sz w:val="24"/>
        </w:rPr>
        <w:t xml:space="preserve"> </w:t>
      </w:r>
      <w:r w:rsidRPr="0013290C">
        <w:rPr>
          <w:sz w:val="24"/>
        </w:rPr>
        <w:t>the</w:t>
      </w:r>
      <w:r w:rsidRPr="0013290C">
        <w:rPr>
          <w:spacing w:val="-5"/>
          <w:sz w:val="24"/>
        </w:rPr>
        <w:t xml:space="preserve"> </w:t>
      </w:r>
      <w:r w:rsidRPr="0013290C">
        <w:rPr>
          <w:sz w:val="24"/>
        </w:rPr>
        <w:t>Bank will remit any Funds on the date of such termination (i) at the direction of the Secured Party if such direction is received by the Bank prior to the date of termination of this Agreement,</w:t>
      </w:r>
      <w:r w:rsidRPr="0013290C">
        <w:rPr>
          <w:spacing w:val="-3"/>
          <w:sz w:val="24"/>
        </w:rPr>
        <w:t xml:space="preserve"> </w:t>
      </w:r>
      <w:r w:rsidRPr="0013290C">
        <w:rPr>
          <w:sz w:val="24"/>
        </w:rPr>
        <w:t>or</w:t>
      </w:r>
      <w:r w:rsidRPr="0013290C">
        <w:rPr>
          <w:spacing w:val="-3"/>
          <w:sz w:val="24"/>
        </w:rPr>
        <w:t xml:space="preserve"> </w:t>
      </w:r>
      <w:r w:rsidRPr="0013290C">
        <w:rPr>
          <w:sz w:val="24"/>
        </w:rPr>
        <w:t>(ii)</w:t>
      </w:r>
      <w:r w:rsidRPr="0013290C">
        <w:rPr>
          <w:spacing w:val="-3"/>
          <w:sz w:val="24"/>
        </w:rPr>
        <w:t xml:space="preserve"> </w:t>
      </w:r>
      <w:r w:rsidRPr="0013290C">
        <w:rPr>
          <w:sz w:val="24"/>
        </w:rPr>
        <w:t>if</w:t>
      </w:r>
      <w:r w:rsidRPr="0013290C">
        <w:rPr>
          <w:spacing w:val="-4"/>
          <w:sz w:val="24"/>
        </w:rPr>
        <w:t xml:space="preserve"> </w:t>
      </w:r>
      <w:r w:rsidRPr="0013290C">
        <w:rPr>
          <w:sz w:val="24"/>
        </w:rPr>
        <w:t>no</w:t>
      </w:r>
      <w:r w:rsidRPr="0013290C">
        <w:rPr>
          <w:spacing w:val="-3"/>
          <w:sz w:val="24"/>
        </w:rPr>
        <w:t xml:space="preserve"> </w:t>
      </w:r>
      <w:r w:rsidRPr="0013290C">
        <w:rPr>
          <w:sz w:val="24"/>
        </w:rPr>
        <w:t>such</w:t>
      </w:r>
      <w:r w:rsidRPr="0013290C">
        <w:rPr>
          <w:spacing w:val="-3"/>
          <w:sz w:val="24"/>
        </w:rPr>
        <w:t xml:space="preserve"> </w:t>
      </w:r>
      <w:r w:rsidRPr="0013290C">
        <w:rPr>
          <w:sz w:val="24"/>
        </w:rPr>
        <w:t>direction</w:t>
      </w:r>
      <w:r w:rsidRPr="0013290C">
        <w:rPr>
          <w:spacing w:val="-3"/>
          <w:sz w:val="24"/>
        </w:rPr>
        <w:t xml:space="preserve"> </w:t>
      </w:r>
      <w:r w:rsidRPr="0013290C">
        <w:rPr>
          <w:sz w:val="24"/>
        </w:rPr>
        <w:t>is</w:t>
      </w:r>
      <w:r w:rsidRPr="0013290C">
        <w:rPr>
          <w:spacing w:val="-3"/>
          <w:sz w:val="24"/>
        </w:rPr>
        <w:t xml:space="preserve"> </w:t>
      </w:r>
      <w:r w:rsidRPr="0013290C">
        <w:rPr>
          <w:sz w:val="24"/>
        </w:rPr>
        <w:t>received</w:t>
      </w:r>
      <w:r w:rsidRPr="0013290C">
        <w:rPr>
          <w:spacing w:val="-2"/>
          <w:sz w:val="24"/>
        </w:rPr>
        <w:t xml:space="preserve"> </w:t>
      </w:r>
      <w:r w:rsidRPr="0013290C">
        <w:rPr>
          <w:sz w:val="24"/>
        </w:rPr>
        <w:t>by</w:t>
      </w:r>
      <w:r w:rsidRPr="0013290C">
        <w:rPr>
          <w:spacing w:val="-3"/>
          <w:sz w:val="24"/>
        </w:rPr>
        <w:t xml:space="preserve"> </w:t>
      </w:r>
      <w:r w:rsidRPr="0013290C">
        <w:rPr>
          <w:sz w:val="24"/>
        </w:rPr>
        <w:t>the</w:t>
      </w:r>
      <w:r w:rsidRPr="0013290C">
        <w:rPr>
          <w:spacing w:val="-3"/>
          <w:sz w:val="24"/>
        </w:rPr>
        <w:t xml:space="preserve"> </w:t>
      </w:r>
      <w:r w:rsidRPr="0013290C">
        <w:rPr>
          <w:sz w:val="24"/>
        </w:rPr>
        <w:t>Bank</w:t>
      </w:r>
      <w:r w:rsidRPr="0013290C">
        <w:rPr>
          <w:spacing w:val="-3"/>
          <w:sz w:val="24"/>
        </w:rPr>
        <w:t xml:space="preserve"> </w:t>
      </w:r>
      <w:r w:rsidRPr="0013290C">
        <w:rPr>
          <w:sz w:val="24"/>
        </w:rPr>
        <w:t>prior</w:t>
      </w:r>
      <w:r w:rsidRPr="0013290C">
        <w:rPr>
          <w:spacing w:val="-4"/>
          <w:sz w:val="24"/>
        </w:rPr>
        <w:t xml:space="preserve"> </w:t>
      </w:r>
      <w:r w:rsidRPr="0013290C">
        <w:rPr>
          <w:sz w:val="24"/>
        </w:rPr>
        <w:t>to</w:t>
      </w:r>
      <w:r w:rsidRPr="0013290C">
        <w:rPr>
          <w:spacing w:val="-3"/>
          <w:sz w:val="24"/>
        </w:rPr>
        <w:t xml:space="preserve"> </w:t>
      </w:r>
      <w:r w:rsidRPr="0013290C">
        <w:rPr>
          <w:sz w:val="24"/>
        </w:rPr>
        <w:t>such</w:t>
      </w:r>
      <w:r w:rsidRPr="0013290C">
        <w:rPr>
          <w:spacing w:val="-1"/>
          <w:sz w:val="24"/>
        </w:rPr>
        <w:t xml:space="preserve"> </w:t>
      </w:r>
      <w:r w:rsidRPr="0013290C">
        <w:rPr>
          <w:sz w:val="24"/>
        </w:rPr>
        <w:t>date,</w:t>
      </w:r>
      <w:r w:rsidRPr="0013290C">
        <w:rPr>
          <w:spacing w:val="-3"/>
          <w:sz w:val="24"/>
        </w:rPr>
        <w:t xml:space="preserve"> </w:t>
      </w:r>
      <w:r w:rsidRPr="0013290C">
        <w:rPr>
          <w:sz w:val="24"/>
        </w:rPr>
        <w:t>by</w:t>
      </w:r>
      <w:r w:rsidRPr="0013290C">
        <w:rPr>
          <w:spacing w:val="-3"/>
          <w:sz w:val="24"/>
        </w:rPr>
        <w:t xml:space="preserve"> </w:t>
      </w:r>
      <w:r w:rsidRPr="0013290C">
        <w:rPr>
          <w:sz w:val="24"/>
        </w:rPr>
        <w:t>check</w:t>
      </w:r>
      <w:r w:rsidRPr="0013290C">
        <w:rPr>
          <w:spacing w:val="-3"/>
          <w:sz w:val="24"/>
        </w:rPr>
        <w:t xml:space="preserve"> </w:t>
      </w:r>
      <w:r w:rsidRPr="0013290C">
        <w:rPr>
          <w:sz w:val="24"/>
        </w:rPr>
        <w:t>mailed to the Address of the Secured Party. If the Bank terminates this Agreement pursuant to clause (B) or (C) of Section 9(a)(ii), the Bank will remit any Funds  on the date of termination at the direction of the Secured Party only if such direction is received by the Bank prior to the date of termination of this Agreement. Any obligation of the Bank to remit any Funds to or at the direction of the Secured Party under this subsection is subject to Section 4(a).</w:t>
      </w:r>
    </w:p>
    <w:p w14:paraId="40BA5FC4" w14:textId="08C0CB82" w:rsidR="00A37436" w:rsidRPr="0013290C" w:rsidRDefault="009B363F">
      <w:pPr>
        <w:pStyle w:val="ListParagraph"/>
        <w:numPr>
          <w:ilvl w:val="1"/>
          <w:numId w:val="1"/>
        </w:numPr>
        <w:tabs>
          <w:tab w:val="left" w:pos="880"/>
          <w:tab w:val="left" w:pos="881"/>
        </w:tabs>
        <w:spacing w:line="259" w:lineRule="auto"/>
        <w:ind w:right="650" w:firstLine="0"/>
        <w:rPr>
          <w:sz w:val="24"/>
        </w:rPr>
      </w:pPr>
      <w:r w:rsidRPr="0013290C">
        <w:rPr>
          <w:sz w:val="24"/>
        </w:rPr>
        <w:t>Except as provided in Section 9(b), and in any event if the Secured Party has communicated to the Bank that the Secured Party does not wish to receive or direct the disposition</w:t>
      </w:r>
      <w:r w:rsidRPr="0013290C">
        <w:rPr>
          <w:spacing w:val="-3"/>
          <w:sz w:val="24"/>
        </w:rPr>
        <w:t xml:space="preserve"> </w:t>
      </w:r>
      <w:r w:rsidRPr="0013290C">
        <w:rPr>
          <w:sz w:val="24"/>
        </w:rPr>
        <w:t>of</w:t>
      </w:r>
      <w:r w:rsidRPr="0013290C">
        <w:rPr>
          <w:spacing w:val="-3"/>
          <w:sz w:val="24"/>
        </w:rPr>
        <w:t xml:space="preserve"> </w:t>
      </w:r>
      <w:r w:rsidRPr="0013290C">
        <w:rPr>
          <w:sz w:val="24"/>
        </w:rPr>
        <w:t>the</w:t>
      </w:r>
      <w:r w:rsidRPr="0013290C">
        <w:rPr>
          <w:spacing w:val="-4"/>
          <w:sz w:val="24"/>
        </w:rPr>
        <w:t xml:space="preserve"> </w:t>
      </w:r>
      <w:r w:rsidRPr="0013290C">
        <w:rPr>
          <w:sz w:val="24"/>
        </w:rPr>
        <w:t>Funds,</w:t>
      </w:r>
      <w:r w:rsidRPr="0013290C">
        <w:rPr>
          <w:spacing w:val="-3"/>
          <w:sz w:val="24"/>
        </w:rPr>
        <w:t xml:space="preserve"> </w:t>
      </w:r>
      <w:r w:rsidRPr="0013290C">
        <w:rPr>
          <w:sz w:val="24"/>
        </w:rPr>
        <w:t>the</w:t>
      </w:r>
      <w:r w:rsidRPr="0013290C">
        <w:rPr>
          <w:spacing w:val="-3"/>
          <w:sz w:val="24"/>
        </w:rPr>
        <w:t xml:space="preserve"> </w:t>
      </w:r>
      <w:r w:rsidRPr="0013290C">
        <w:rPr>
          <w:sz w:val="24"/>
        </w:rPr>
        <w:t>Secured</w:t>
      </w:r>
      <w:r w:rsidRPr="0013290C">
        <w:rPr>
          <w:spacing w:val="-4"/>
          <w:sz w:val="24"/>
        </w:rPr>
        <w:t xml:space="preserve"> </w:t>
      </w:r>
      <w:r w:rsidRPr="0013290C">
        <w:rPr>
          <w:sz w:val="24"/>
        </w:rPr>
        <w:t>Party</w:t>
      </w:r>
      <w:r w:rsidRPr="0013290C">
        <w:rPr>
          <w:spacing w:val="-3"/>
          <w:sz w:val="24"/>
        </w:rPr>
        <w:t xml:space="preserve"> </w:t>
      </w:r>
      <w:r w:rsidRPr="0013290C">
        <w:rPr>
          <w:sz w:val="24"/>
        </w:rPr>
        <w:t>shall</w:t>
      </w:r>
      <w:r w:rsidRPr="0013290C">
        <w:rPr>
          <w:spacing w:val="-3"/>
          <w:sz w:val="24"/>
        </w:rPr>
        <w:t xml:space="preserve"> </w:t>
      </w:r>
      <w:r w:rsidRPr="0013290C">
        <w:rPr>
          <w:sz w:val="24"/>
        </w:rPr>
        <w:t>not</w:t>
      </w:r>
      <w:r w:rsidRPr="0013290C">
        <w:rPr>
          <w:spacing w:val="-3"/>
          <w:sz w:val="24"/>
        </w:rPr>
        <w:t xml:space="preserve"> </w:t>
      </w:r>
      <w:r w:rsidRPr="0013290C">
        <w:rPr>
          <w:sz w:val="24"/>
        </w:rPr>
        <w:t>receive</w:t>
      </w:r>
      <w:r w:rsidRPr="0013290C">
        <w:rPr>
          <w:spacing w:val="-4"/>
          <w:sz w:val="24"/>
        </w:rPr>
        <w:t xml:space="preserve"> </w:t>
      </w:r>
      <w:r w:rsidRPr="0013290C">
        <w:rPr>
          <w:sz w:val="24"/>
        </w:rPr>
        <w:t>from</w:t>
      </w:r>
      <w:r w:rsidRPr="0013290C">
        <w:rPr>
          <w:spacing w:val="-3"/>
          <w:sz w:val="24"/>
        </w:rPr>
        <w:t xml:space="preserve"> </w:t>
      </w:r>
      <w:r w:rsidRPr="0013290C">
        <w:rPr>
          <w:sz w:val="24"/>
        </w:rPr>
        <w:t>the</w:t>
      </w:r>
      <w:r w:rsidRPr="0013290C">
        <w:rPr>
          <w:spacing w:val="-4"/>
          <w:sz w:val="24"/>
        </w:rPr>
        <w:t xml:space="preserve"> </w:t>
      </w:r>
      <w:r w:rsidRPr="0013290C">
        <w:rPr>
          <w:sz w:val="24"/>
        </w:rPr>
        <w:t>Bank</w:t>
      </w:r>
      <w:r w:rsidRPr="0013290C">
        <w:rPr>
          <w:spacing w:val="-1"/>
          <w:sz w:val="24"/>
        </w:rPr>
        <w:t xml:space="preserve"> </w:t>
      </w:r>
      <w:r w:rsidRPr="0013290C">
        <w:rPr>
          <w:sz w:val="24"/>
        </w:rPr>
        <w:t>any</w:t>
      </w:r>
      <w:r w:rsidRPr="0013290C">
        <w:rPr>
          <w:spacing w:val="-3"/>
          <w:sz w:val="24"/>
        </w:rPr>
        <w:t xml:space="preserve"> </w:t>
      </w:r>
      <w:r w:rsidRPr="0013290C">
        <w:rPr>
          <w:sz w:val="24"/>
        </w:rPr>
        <w:t>remittance</w:t>
      </w:r>
      <w:r w:rsidRPr="0013290C">
        <w:rPr>
          <w:spacing w:val="-4"/>
          <w:sz w:val="24"/>
        </w:rPr>
        <w:t xml:space="preserve"> </w:t>
      </w:r>
      <w:r w:rsidRPr="0013290C">
        <w:rPr>
          <w:sz w:val="24"/>
        </w:rPr>
        <w:t>of Funds upon termination of this Agreement by the Bank.</w:t>
      </w:r>
    </w:p>
    <w:p w14:paraId="48F8BC7E" w14:textId="52982B35" w:rsidR="00A37436" w:rsidRPr="0013290C" w:rsidRDefault="009B363F">
      <w:pPr>
        <w:pStyle w:val="ListParagraph"/>
        <w:numPr>
          <w:ilvl w:val="1"/>
          <w:numId w:val="1"/>
        </w:numPr>
        <w:tabs>
          <w:tab w:val="left" w:pos="880"/>
          <w:tab w:val="left" w:pos="881"/>
        </w:tabs>
        <w:spacing w:line="259" w:lineRule="auto"/>
        <w:ind w:right="131" w:firstLine="0"/>
        <w:rPr>
          <w:sz w:val="24"/>
        </w:rPr>
      </w:pPr>
      <w:r w:rsidRPr="0013290C">
        <w:rPr>
          <w:sz w:val="24"/>
        </w:rPr>
        <w:t>The termination of this Agreement shall not affect any rights created or obligations incurred under this Agreement before the termination. Sections 4 and 6 will survive the termination of this Agreement for actions or omissions made before the termination. Sections 9(b) and</w:t>
      </w:r>
      <w:r w:rsidRPr="0013290C">
        <w:rPr>
          <w:spacing w:val="-3"/>
          <w:sz w:val="24"/>
        </w:rPr>
        <w:t xml:space="preserve"> </w:t>
      </w:r>
      <w:r w:rsidRPr="0013290C">
        <w:rPr>
          <w:sz w:val="24"/>
        </w:rPr>
        <w:t>(c)</w:t>
      </w:r>
      <w:r w:rsidRPr="0013290C">
        <w:rPr>
          <w:spacing w:val="-2"/>
          <w:sz w:val="24"/>
        </w:rPr>
        <w:t xml:space="preserve"> </w:t>
      </w:r>
      <w:r w:rsidRPr="0013290C">
        <w:rPr>
          <w:sz w:val="24"/>
        </w:rPr>
        <w:t>shall</w:t>
      </w:r>
      <w:r w:rsidRPr="0013290C">
        <w:rPr>
          <w:spacing w:val="-3"/>
          <w:sz w:val="24"/>
        </w:rPr>
        <w:t xml:space="preserve"> </w:t>
      </w:r>
      <w:r w:rsidRPr="0013290C">
        <w:rPr>
          <w:sz w:val="24"/>
        </w:rPr>
        <w:t>survive</w:t>
      </w:r>
      <w:r w:rsidRPr="0013290C">
        <w:rPr>
          <w:spacing w:val="-4"/>
          <w:sz w:val="24"/>
        </w:rPr>
        <w:t xml:space="preserve"> </w:t>
      </w:r>
      <w:r w:rsidRPr="0013290C">
        <w:rPr>
          <w:sz w:val="24"/>
        </w:rPr>
        <w:t>the</w:t>
      </w:r>
      <w:r w:rsidRPr="0013290C">
        <w:rPr>
          <w:spacing w:val="-3"/>
          <w:sz w:val="24"/>
        </w:rPr>
        <w:t xml:space="preserve"> </w:t>
      </w:r>
      <w:r w:rsidRPr="0013290C">
        <w:rPr>
          <w:sz w:val="24"/>
        </w:rPr>
        <w:t>termination</w:t>
      </w:r>
      <w:r w:rsidRPr="0013290C">
        <w:rPr>
          <w:spacing w:val="-3"/>
          <w:sz w:val="24"/>
        </w:rPr>
        <w:t xml:space="preserve"> </w:t>
      </w:r>
      <w:r w:rsidRPr="0013290C">
        <w:rPr>
          <w:sz w:val="24"/>
        </w:rPr>
        <w:t>of</w:t>
      </w:r>
      <w:r w:rsidRPr="0013290C">
        <w:rPr>
          <w:spacing w:val="-4"/>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and</w:t>
      </w:r>
      <w:r w:rsidRPr="0013290C">
        <w:rPr>
          <w:spacing w:val="-3"/>
          <w:sz w:val="24"/>
        </w:rPr>
        <w:t xml:space="preserve"> </w:t>
      </w:r>
      <w:r w:rsidRPr="0013290C">
        <w:rPr>
          <w:sz w:val="24"/>
        </w:rPr>
        <w:t>Section</w:t>
      </w:r>
      <w:r w:rsidRPr="0013290C">
        <w:rPr>
          <w:spacing w:val="-3"/>
          <w:sz w:val="24"/>
        </w:rPr>
        <w:t xml:space="preserve"> </w:t>
      </w:r>
      <w:r w:rsidRPr="0013290C">
        <w:rPr>
          <w:sz w:val="24"/>
        </w:rPr>
        <w:t>5</w:t>
      </w:r>
      <w:r w:rsidRPr="0013290C">
        <w:rPr>
          <w:spacing w:val="-3"/>
          <w:sz w:val="24"/>
        </w:rPr>
        <w:t xml:space="preserve"> </w:t>
      </w:r>
      <w:r w:rsidRPr="0013290C">
        <w:rPr>
          <w:sz w:val="24"/>
        </w:rPr>
        <w:t>shall</w:t>
      </w:r>
      <w:r w:rsidRPr="0013290C">
        <w:rPr>
          <w:spacing w:val="-3"/>
          <w:sz w:val="24"/>
        </w:rPr>
        <w:t xml:space="preserve"> </w:t>
      </w:r>
      <w:r w:rsidRPr="0013290C">
        <w:rPr>
          <w:sz w:val="24"/>
        </w:rPr>
        <w:t>survive</w:t>
      </w:r>
      <w:r w:rsidRPr="0013290C">
        <w:rPr>
          <w:spacing w:val="-4"/>
          <w:sz w:val="24"/>
        </w:rPr>
        <w:t xml:space="preserve"> </w:t>
      </w:r>
      <w:r w:rsidRPr="0013290C">
        <w:rPr>
          <w:sz w:val="24"/>
        </w:rPr>
        <w:t>the</w:t>
      </w:r>
      <w:r w:rsidRPr="0013290C">
        <w:rPr>
          <w:spacing w:val="-3"/>
          <w:sz w:val="24"/>
        </w:rPr>
        <w:t xml:space="preserve"> </w:t>
      </w:r>
      <w:r w:rsidRPr="0013290C">
        <w:rPr>
          <w:sz w:val="24"/>
        </w:rPr>
        <w:lastRenderedPageBreak/>
        <w:t>termination of this Agreement solely for any Funds to be remitted to or at the direction of the Secured Party pursuant to Section 9(b).</w:t>
      </w:r>
    </w:p>
    <w:p w14:paraId="096402E5" w14:textId="6644EDB6" w:rsidR="00A37436" w:rsidRPr="0013290C" w:rsidRDefault="009B363F">
      <w:pPr>
        <w:pStyle w:val="ListParagraph"/>
        <w:numPr>
          <w:ilvl w:val="0"/>
          <w:numId w:val="1"/>
        </w:numPr>
        <w:tabs>
          <w:tab w:val="left" w:pos="880"/>
          <w:tab w:val="left" w:pos="881"/>
        </w:tabs>
        <w:spacing w:before="79" w:line="259" w:lineRule="auto"/>
        <w:ind w:right="103" w:firstLine="0"/>
        <w:rPr>
          <w:sz w:val="24"/>
          <w:szCs w:val="24"/>
        </w:rPr>
      </w:pPr>
      <w:r w:rsidRPr="007410F6">
        <w:rPr>
          <w:b/>
          <w:sz w:val="24"/>
          <w:u w:val="single"/>
        </w:rPr>
        <w:t>Communications</w:t>
      </w:r>
      <w:r w:rsidRPr="007410F6">
        <w:rPr>
          <w:sz w:val="24"/>
        </w:rPr>
        <w:t>. All communications from one party to another must be in writing, must be delivered to the Debto</w:t>
      </w:r>
      <w:r w:rsidRPr="00543201">
        <w:rPr>
          <w:sz w:val="24"/>
        </w:rPr>
        <w:t xml:space="preserve">r, Secured Party, the Platform and/or Bank at their </w:t>
      </w:r>
      <w:r w:rsidRPr="00336E78">
        <w:rPr>
          <w:sz w:val="24"/>
        </w:rPr>
        <w:t xml:space="preserve">Addresses or any other address of any party communicated to the other parties in writing, and will be effective on receipt. </w:t>
      </w:r>
      <w:ins w:id="6" w:author="Sam Davidson" w:date="2026-06-08T11:03:00Z" w16du:dateUtc="2026-06-08T15:03:00Z">
        <w:r w:rsidR="008D3B35" w:rsidRPr="008D3B35">
          <w:rPr>
            <w:color w:val="000000"/>
            <w:sz w:val="24"/>
          </w:rPr>
          <w:t>Delivery by electronic mail (email) to the email address of a party set forth on the signature pages hereto</w:t>
        </w:r>
        <w:del w:id="7" w:author="Troy, Jenifer" w:date="2026-06-10T12:52:00Z" w16du:dateUtc="2026-06-10T16:52:00Z">
          <w:r w:rsidR="008D3B35" w:rsidRPr="008D3B35" w:rsidDel="005925F1">
            <w:rPr>
              <w:color w:val="000000"/>
              <w:sz w:val="24"/>
            </w:rPr>
            <w:delText>, or to any other email address communicated to the other parties in writing,</w:delText>
          </w:r>
        </w:del>
        <w:r w:rsidR="008D3B35" w:rsidRPr="008D3B35">
          <w:rPr>
            <w:color w:val="000000"/>
            <w:sz w:val="24"/>
          </w:rPr>
          <w:t xml:space="preserve"> shall constitute an acceptable form of written notice under this Agreement. </w:t>
        </w:r>
      </w:ins>
      <w:r w:rsidRPr="00336E78">
        <w:rPr>
          <w:sz w:val="24"/>
        </w:rPr>
        <w:t xml:space="preserve">Receipt of </w:t>
      </w:r>
      <w:r w:rsidRPr="0013290C">
        <w:rPr>
          <w:sz w:val="24"/>
        </w:rPr>
        <w:t>any</w:t>
      </w:r>
      <w:r w:rsidRPr="0013290C">
        <w:rPr>
          <w:spacing w:val="-3"/>
          <w:sz w:val="24"/>
        </w:rPr>
        <w:t xml:space="preserve"> </w:t>
      </w:r>
      <w:r w:rsidRPr="007410F6">
        <w:rPr>
          <w:sz w:val="24"/>
        </w:rPr>
        <w:t>communication</w:t>
      </w:r>
      <w:r w:rsidRPr="007410F6">
        <w:rPr>
          <w:spacing w:val="-3"/>
          <w:sz w:val="24"/>
        </w:rPr>
        <w:t xml:space="preserve"> </w:t>
      </w:r>
      <w:r w:rsidRPr="007410F6">
        <w:rPr>
          <w:sz w:val="24"/>
        </w:rPr>
        <w:t>sent</w:t>
      </w:r>
      <w:r w:rsidRPr="00543201">
        <w:rPr>
          <w:spacing w:val="-3"/>
          <w:sz w:val="24"/>
        </w:rPr>
        <w:t xml:space="preserve"> </w:t>
      </w:r>
      <w:r w:rsidRPr="00543201">
        <w:rPr>
          <w:sz w:val="24"/>
        </w:rPr>
        <w:t>to</w:t>
      </w:r>
      <w:r w:rsidRPr="00543201">
        <w:rPr>
          <w:spacing w:val="-3"/>
          <w:sz w:val="24"/>
        </w:rPr>
        <w:t xml:space="preserve"> </w:t>
      </w:r>
      <w:r w:rsidRPr="00543201">
        <w:rPr>
          <w:sz w:val="24"/>
        </w:rPr>
        <w:t>the</w:t>
      </w:r>
      <w:r w:rsidRPr="00543201">
        <w:rPr>
          <w:spacing w:val="-3"/>
          <w:sz w:val="24"/>
        </w:rPr>
        <w:t xml:space="preserve"> </w:t>
      </w:r>
      <w:r w:rsidRPr="00543201">
        <w:rPr>
          <w:sz w:val="24"/>
        </w:rPr>
        <w:t>Bank</w:t>
      </w:r>
      <w:r w:rsidRPr="00543201">
        <w:rPr>
          <w:spacing w:val="-1"/>
          <w:sz w:val="24"/>
        </w:rPr>
        <w:t xml:space="preserve"> </w:t>
      </w:r>
      <w:r w:rsidRPr="00543201">
        <w:rPr>
          <w:sz w:val="24"/>
        </w:rPr>
        <w:t>does</w:t>
      </w:r>
      <w:r w:rsidRPr="00543201">
        <w:rPr>
          <w:spacing w:val="-3"/>
          <w:sz w:val="24"/>
        </w:rPr>
        <w:t xml:space="preserve"> </w:t>
      </w:r>
      <w:r w:rsidRPr="00543201">
        <w:rPr>
          <w:sz w:val="24"/>
        </w:rPr>
        <w:t>not</w:t>
      </w:r>
      <w:r w:rsidRPr="00543201">
        <w:rPr>
          <w:spacing w:val="-3"/>
          <w:sz w:val="24"/>
        </w:rPr>
        <w:t xml:space="preserve"> </w:t>
      </w:r>
      <w:r w:rsidRPr="00543201">
        <w:rPr>
          <w:sz w:val="24"/>
        </w:rPr>
        <w:t>occur</w:t>
      </w:r>
      <w:r w:rsidRPr="00754526">
        <w:rPr>
          <w:spacing w:val="-3"/>
          <w:sz w:val="24"/>
        </w:rPr>
        <w:t xml:space="preserve"> </w:t>
      </w:r>
      <w:r w:rsidRPr="00754526">
        <w:rPr>
          <w:sz w:val="24"/>
        </w:rPr>
        <w:t>until</w:t>
      </w:r>
      <w:r w:rsidRPr="00754526">
        <w:rPr>
          <w:spacing w:val="-3"/>
          <w:sz w:val="24"/>
        </w:rPr>
        <w:t xml:space="preserve"> </w:t>
      </w:r>
      <w:r w:rsidRPr="009B363F">
        <w:rPr>
          <w:sz w:val="24"/>
        </w:rPr>
        <w:t>it</w:t>
      </w:r>
      <w:r w:rsidRPr="009B363F">
        <w:rPr>
          <w:spacing w:val="-3"/>
          <w:sz w:val="24"/>
        </w:rPr>
        <w:t xml:space="preserve"> </w:t>
      </w:r>
      <w:r w:rsidRPr="009B363F">
        <w:rPr>
          <w:sz w:val="24"/>
        </w:rPr>
        <w:t>is</w:t>
      </w:r>
      <w:r w:rsidRPr="009B363F">
        <w:rPr>
          <w:spacing w:val="-3"/>
          <w:sz w:val="24"/>
        </w:rPr>
        <w:t xml:space="preserve"> </w:t>
      </w:r>
      <w:r w:rsidRPr="00336E78">
        <w:rPr>
          <w:sz w:val="24"/>
        </w:rPr>
        <w:t>received</w:t>
      </w:r>
      <w:r w:rsidRPr="00336E78">
        <w:rPr>
          <w:spacing w:val="-3"/>
          <w:sz w:val="24"/>
        </w:rPr>
        <w:t xml:space="preserve"> </w:t>
      </w:r>
      <w:r w:rsidRPr="00336E78">
        <w:rPr>
          <w:sz w:val="24"/>
        </w:rPr>
        <w:t>by</w:t>
      </w:r>
      <w:r w:rsidRPr="00336E78">
        <w:rPr>
          <w:spacing w:val="-2"/>
          <w:sz w:val="24"/>
        </w:rPr>
        <w:t xml:space="preserve"> </w:t>
      </w:r>
      <w:r w:rsidRPr="00336E78">
        <w:rPr>
          <w:sz w:val="24"/>
        </w:rPr>
        <w:t xml:space="preserve">the Bank’s department specified on the “attention” line on the signature page hereto, or any other address communicated to the other parties in writing. Bank is </w:t>
      </w:r>
      <w:r w:rsidRPr="00212708">
        <w:rPr>
          <w:sz w:val="24"/>
          <w:szCs w:val="24"/>
        </w:rPr>
        <w:t xml:space="preserve">authorized by Secured Party, the Platform and Debtor to act on any instructions or notices received </w:t>
      </w:r>
      <w:r w:rsidRPr="00F1709F">
        <w:rPr>
          <w:sz w:val="24"/>
          <w:szCs w:val="24"/>
        </w:rPr>
        <w:t>by Bank if (a) such instructions or notices purport</w:t>
      </w:r>
      <w:r w:rsidRPr="00543201">
        <w:rPr>
          <w:spacing w:val="-2"/>
          <w:sz w:val="24"/>
          <w:szCs w:val="24"/>
        </w:rPr>
        <w:t xml:space="preserve"> </w:t>
      </w:r>
      <w:r w:rsidRPr="00543201">
        <w:rPr>
          <w:sz w:val="24"/>
          <w:szCs w:val="24"/>
        </w:rPr>
        <w:t>to</w:t>
      </w:r>
      <w:r w:rsidRPr="00543201">
        <w:rPr>
          <w:spacing w:val="-2"/>
          <w:sz w:val="24"/>
          <w:szCs w:val="24"/>
        </w:rPr>
        <w:t xml:space="preserve"> </w:t>
      </w:r>
      <w:r w:rsidRPr="00543201">
        <w:rPr>
          <w:sz w:val="24"/>
          <w:szCs w:val="24"/>
        </w:rPr>
        <w:t>be</w:t>
      </w:r>
      <w:r w:rsidRPr="00543201">
        <w:rPr>
          <w:spacing w:val="-3"/>
          <w:sz w:val="24"/>
          <w:szCs w:val="24"/>
        </w:rPr>
        <w:t xml:space="preserve"> </w:t>
      </w:r>
      <w:r w:rsidRPr="00543201">
        <w:rPr>
          <w:sz w:val="24"/>
          <w:szCs w:val="24"/>
        </w:rPr>
        <w:t>made</w:t>
      </w:r>
      <w:r w:rsidRPr="00543201">
        <w:rPr>
          <w:spacing w:val="-4"/>
          <w:sz w:val="24"/>
          <w:szCs w:val="24"/>
        </w:rPr>
        <w:t xml:space="preserve"> </w:t>
      </w:r>
      <w:r w:rsidRPr="00543201">
        <w:rPr>
          <w:sz w:val="24"/>
          <w:szCs w:val="24"/>
        </w:rPr>
        <w:t>in</w:t>
      </w:r>
      <w:r w:rsidRPr="00543201">
        <w:rPr>
          <w:spacing w:val="-2"/>
          <w:sz w:val="24"/>
          <w:szCs w:val="24"/>
        </w:rPr>
        <w:t xml:space="preserve"> </w:t>
      </w:r>
      <w:r w:rsidRPr="00543201">
        <w:rPr>
          <w:sz w:val="24"/>
          <w:szCs w:val="24"/>
        </w:rPr>
        <w:t>the</w:t>
      </w:r>
      <w:r w:rsidRPr="00543201">
        <w:rPr>
          <w:spacing w:val="-2"/>
          <w:sz w:val="24"/>
          <w:szCs w:val="24"/>
        </w:rPr>
        <w:t xml:space="preserve"> </w:t>
      </w:r>
      <w:r w:rsidRPr="00543201">
        <w:rPr>
          <w:sz w:val="24"/>
          <w:szCs w:val="24"/>
        </w:rPr>
        <w:t>name</w:t>
      </w:r>
      <w:r w:rsidRPr="00543201">
        <w:rPr>
          <w:spacing w:val="-2"/>
          <w:sz w:val="24"/>
          <w:szCs w:val="24"/>
        </w:rPr>
        <w:t xml:space="preserve"> </w:t>
      </w:r>
      <w:r w:rsidRPr="00543201">
        <w:rPr>
          <w:sz w:val="24"/>
          <w:szCs w:val="24"/>
        </w:rPr>
        <w:t>of</w:t>
      </w:r>
      <w:r w:rsidRPr="00754526">
        <w:rPr>
          <w:spacing w:val="-3"/>
          <w:sz w:val="24"/>
          <w:szCs w:val="24"/>
        </w:rPr>
        <w:t xml:space="preserve"> </w:t>
      </w:r>
      <w:r w:rsidRPr="00754526">
        <w:rPr>
          <w:sz w:val="24"/>
          <w:szCs w:val="24"/>
        </w:rPr>
        <w:t>such</w:t>
      </w:r>
      <w:r w:rsidRPr="009B363F">
        <w:rPr>
          <w:spacing w:val="-2"/>
          <w:sz w:val="24"/>
          <w:szCs w:val="24"/>
        </w:rPr>
        <w:t xml:space="preserve"> </w:t>
      </w:r>
      <w:r w:rsidRPr="009B363F">
        <w:rPr>
          <w:sz w:val="24"/>
          <w:szCs w:val="24"/>
        </w:rPr>
        <w:t>party,</w:t>
      </w:r>
      <w:r w:rsidRPr="009B363F">
        <w:rPr>
          <w:spacing w:val="-2"/>
          <w:sz w:val="24"/>
          <w:szCs w:val="24"/>
        </w:rPr>
        <w:t xml:space="preserve"> </w:t>
      </w:r>
      <w:r w:rsidRPr="009B363F">
        <w:rPr>
          <w:sz w:val="24"/>
          <w:szCs w:val="24"/>
        </w:rPr>
        <w:t>and</w:t>
      </w:r>
      <w:r w:rsidRPr="00336E78">
        <w:rPr>
          <w:spacing w:val="-1"/>
          <w:sz w:val="24"/>
          <w:szCs w:val="24"/>
        </w:rPr>
        <w:t xml:space="preserve"> </w:t>
      </w:r>
      <w:r w:rsidRPr="00336E78">
        <w:rPr>
          <w:sz w:val="24"/>
          <w:szCs w:val="24"/>
        </w:rPr>
        <w:t>(b)</w:t>
      </w:r>
      <w:r w:rsidRPr="00336E78">
        <w:rPr>
          <w:spacing w:val="-4"/>
          <w:sz w:val="24"/>
          <w:szCs w:val="24"/>
        </w:rPr>
        <w:t xml:space="preserve"> </w:t>
      </w:r>
      <w:r w:rsidRPr="00336E78">
        <w:rPr>
          <w:sz w:val="24"/>
          <w:szCs w:val="24"/>
        </w:rPr>
        <w:t>Bank</w:t>
      </w:r>
      <w:r w:rsidRPr="00336E78">
        <w:rPr>
          <w:spacing w:val="-2"/>
          <w:sz w:val="24"/>
          <w:szCs w:val="24"/>
        </w:rPr>
        <w:t xml:space="preserve"> </w:t>
      </w:r>
      <w:r w:rsidRPr="00336E78">
        <w:rPr>
          <w:sz w:val="24"/>
          <w:szCs w:val="24"/>
        </w:rPr>
        <w:t>reasonably</w:t>
      </w:r>
      <w:r w:rsidRPr="00336E78">
        <w:rPr>
          <w:spacing w:val="-2"/>
          <w:sz w:val="24"/>
          <w:szCs w:val="24"/>
        </w:rPr>
        <w:t xml:space="preserve"> </w:t>
      </w:r>
      <w:r w:rsidRPr="00336E78">
        <w:rPr>
          <w:sz w:val="24"/>
          <w:szCs w:val="24"/>
        </w:rPr>
        <w:t>believes</w:t>
      </w:r>
      <w:r w:rsidRPr="00336E78">
        <w:rPr>
          <w:spacing w:val="-2"/>
          <w:sz w:val="24"/>
          <w:szCs w:val="24"/>
        </w:rPr>
        <w:t xml:space="preserve"> </w:t>
      </w:r>
      <w:r w:rsidRPr="00336E78">
        <w:rPr>
          <w:sz w:val="24"/>
          <w:szCs w:val="24"/>
        </w:rPr>
        <w:t>that</w:t>
      </w:r>
      <w:r w:rsidRPr="00212708">
        <w:rPr>
          <w:spacing w:val="-2"/>
          <w:sz w:val="24"/>
          <w:szCs w:val="24"/>
        </w:rPr>
        <w:t xml:space="preserve"> </w:t>
      </w:r>
      <w:r w:rsidRPr="00212708">
        <w:rPr>
          <w:sz w:val="24"/>
          <w:szCs w:val="24"/>
        </w:rPr>
        <w:t>they</w:t>
      </w:r>
      <w:r w:rsidRPr="00212708">
        <w:rPr>
          <w:spacing w:val="-2"/>
          <w:sz w:val="24"/>
          <w:szCs w:val="24"/>
        </w:rPr>
        <w:t xml:space="preserve"> </w:t>
      </w:r>
      <w:r w:rsidRPr="00A424BB">
        <w:rPr>
          <w:sz w:val="24"/>
          <w:szCs w:val="24"/>
        </w:rPr>
        <w:t>are</w:t>
      </w:r>
      <w:r w:rsidRPr="00A424BB">
        <w:rPr>
          <w:spacing w:val="-4"/>
          <w:sz w:val="24"/>
          <w:szCs w:val="24"/>
        </w:rPr>
        <w:t xml:space="preserve"> </w:t>
      </w:r>
      <w:r w:rsidRPr="00A424BB">
        <w:rPr>
          <w:sz w:val="24"/>
          <w:szCs w:val="24"/>
        </w:rPr>
        <w:t xml:space="preserve">so </w:t>
      </w:r>
      <w:r w:rsidRPr="00A424BB">
        <w:rPr>
          <w:spacing w:val="-2"/>
          <w:sz w:val="24"/>
          <w:szCs w:val="24"/>
        </w:rPr>
        <w:t>made.</w:t>
      </w:r>
      <w:r w:rsidR="00F1709F">
        <w:rPr>
          <w:spacing w:val="-2"/>
          <w:sz w:val="24"/>
          <w:szCs w:val="24"/>
        </w:rPr>
        <w:t xml:space="preserve"> </w:t>
      </w:r>
    </w:p>
    <w:p w14:paraId="5CCFCBDA" w14:textId="77777777" w:rsidR="00A37436" w:rsidRPr="007410F6" w:rsidRDefault="00A37436">
      <w:pPr>
        <w:tabs>
          <w:tab w:val="left" w:pos="880"/>
          <w:tab w:val="left" w:pos="881"/>
        </w:tabs>
        <w:spacing w:before="79" w:line="259" w:lineRule="auto"/>
        <w:ind w:left="160" w:right="103"/>
      </w:pPr>
    </w:p>
    <w:p w14:paraId="2ACC6108" w14:textId="77777777" w:rsidR="00A37436" w:rsidRPr="00543201" w:rsidRDefault="009B363F">
      <w:pPr>
        <w:pStyle w:val="Heading2"/>
        <w:numPr>
          <w:ilvl w:val="0"/>
          <w:numId w:val="1"/>
        </w:numPr>
        <w:tabs>
          <w:tab w:val="left" w:pos="880"/>
          <w:tab w:val="left" w:pos="881"/>
        </w:tabs>
        <w:ind w:left="880" w:hanging="721"/>
        <w:rPr>
          <w:b w:val="0"/>
          <w:u w:val="none"/>
        </w:rPr>
      </w:pPr>
      <w:r w:rsidRPr="00543201">
        <w:t>Successors</w:t>
      </w:r>
      <w:r w:rsidRPr="00543201">
        <w:rPr>
          <w:spacing w:val="-8"/>
        </w:rPr>
        <w:t xml:space="preserve"> </w:t>
      </w:r>
      <w:r w:rsidRPr="00543201">
        <w:t>and</w:t>
      </w:r>
      <w:r w:rsidRPr="00543201">
        <w:rPr>
          <w:spacing w:val="-6"/>
        </w:rPr>
        <w:t xml:space="preserve"> </w:t>
      </w:r>
      <w:r w:rsidRPr="00543201">
        <w:rPr>
          <w:spacing w:val="-2"/>
        </w:rPr>
        <w:t>Transferees</w:t>
      </w:r>
      <w:r w:rsidRPr="00543201">
        <w:rPr>
          <w:b w:val="0"/>
          <w:spacing w:val="-2"/>
          <w:u w:val="none"/>
        </w:rPr>
        <w:t>.</w:t>
      </w:r>
    </w:p>
    <w:p w14:paraId="7DB34CE4" w14:textId="453A506F" w:rsidR="00A37436" w:rsidRPr="007C0DD5" w:rsidRDefault="009B363F">
      <w:pPr>
        <w:pStyle w:val="ListParagraph"/>
        <w:numPr>
          <w:ilvl w:val="1"/>
          <w:numId w:val="1"/>
        </w:numPr>
        <w:tabs>
          <w:tab w:val="left" w:pos="880"/>
          <w:tab w:val="left" w:pos="881"/>
        </w:tabs>
        <w:spacing w:before="183" w:line="259" w:lineRule="auto"/>
        <w:ind w:right="377" w:firstLine="0"/>
        <w:rPr>
          <w:sz w:val="24"/>
        </w:rPr>
      </w:pPr>
      <w:r w:rsidRPr="00543201">
        <w:rPr>
          <w:sz w:val="24"/>
        </w:rPr>
        <w:t>This Agreement shall inure to the benefit of, and be binding upon, the parties and their respective</w:t>
      </w:r>
      <w:r w:rsidRPr="00754526">
        <w:rPr>
          <w:spacing w:val="-5"/>
          <w:sz w:val="24"/>
        </w:rPr>
        <w:t xml:space="preserve"> </w:t>
      </w:r>
      <w:r w:rsidRPr="00754526">
        <w:rPr>
          <w:sz w:val="24"/>
        </w:rPr>
        <w:t>successors</w:t>
      </w:r>
      <w:r w:rsidRPr="00754526">
        <w:rPr>
          <w:spacing w:val="-4"/>
          <w:sz w:val="24"/>
        </w:rPr>
        <w:t xml:space="preserve"> </w:t>
      </w:r>
      <w:r w:rsidRPr="009B363F">
        <w:rPr>
          <w:sz w:val="24"/>
        </w:rPr>
        <w:t>and</w:t>
      </w:r>
      <w:r w:rsidRPr="009B363F">
        <w:rPr>
          <w:spacing w:val="-2"/>
          <w:sz w:val="24"/>
        </w:rPr>
        <w:t xml:space="preserve"> </w:t>
      </w:r>
      <w:r w:rsidRPr="009B363F">
        <w:rPr>
          <w:sz w:val="24"/>
        </w:rPr>
        <w:t>other</w:t>
      </w:r>
      <w:r w:rsidRPr="009B363F">
        <w:rPr>
          <w:spacing w:val="-4"/>
          <w:sz w:val="24"/>
        </w:rPr>
        <w:t xml:space="preserve"> </w:t>
      </w:r>
      <w:r w:rsidRPr="00336E78">
        <w:rPr>
          <w:sz w:val="24"/>
        </w:rPr>
        <w:t>transferees</w:t>
      </w:r>
      <w:r w:rsidRPr="00336E78">
        <w:rPr>
          <w:spacing w:val="-4"/>
          <w:sz w:val="24"/>
        </w:rPr>
        <w:t xml:space="preserve"> </w:t>
      </w:r>
      <w:r w:rsidRPr="00336E78">
        <w:rPr>
          <w:sz w:val="24"/>
        </w:rPr>
        <w:t>permitted</w:t>
      </w:r>
      <w:r w:rsidRPr="00336E78">
        <w:rPr>
          <w:spacing w:val="-4"/>
          <w:sz w:val="24"/>
        </w:rPr>
        <w:t xml:space="preserve"> </w:t>
      </w:r>
      <w:r w:rsidRPr="00336E78">
        <w:rPr>
          <w:sz w:val="24"/>
        </w:rPr>
        <w:t>under</w:t>
      </w:r>
      <w:r w:rsidRPr="00336E78">
        <w:rPr>
          <w:spacing w:val="-4"/>
          <w:sz w:val="24"/>
        </w:rPr>
        <w:t xml:space="preserve"> </w:t>
      </w:r>
      <w:r w:rsidRPr="00336E78">
        <w:rPr>
          <w:sz w:val="24"/>
        </w:rPr>
        <w:t>this</w:t>
      </w:r>
      <w:r w:rsidRPr="00336E78">
        <w:rPr>
          <w:spacing w:val="-4"/>
          <w:sz w:val="24"/>
        </w:rPr>
        <w:t xml:space="preserve"> </w:t>
      </w:r>
      <w:r w:rsidRPr="00336E78">
        <w:rPr>
          <w:sz w:val="24"/>
        </w:rPr>
        <w:t>Section</w:t>
      </w:r>
      <w:r w:rsidRPr="00212708">
        <w:rPr>
          <w:sz w:val="24"/>
        </w:rPr>
        <w:t>.</w:t>
      </w:r>
      <w:r w:rsidRPr="00212708">
        <w:rPr>
          <w:spacing w:val="-4"/>
          <w:sz w:val="24"/>
        </w:rPr>
        <w:t xml:space="preserve"> </w:t>
      </w:r>
      <w:r w:rsidRPr="00212708">
        <w:rPr>
          <w:sz w:val="24"/>
        </w:rPr>
        <w:t>Except</w:t>
      </w:r>
      <w:r w:rsidRPr="00A424BB">
        <w:rPr>
          <w:spacing w:val="-4"/>
          <w:sz w:val="24"/>
        </w:rPr>
        <w:t xml:space="preserve"> </w:t>
      </w:r>
      <w:r w:rsidRPr="00A424BB">
        <w:rPr>
          <w:sz w:val="24"/>
        </w:rPr>
        <w:t>as</w:t>
      </w:r>
      <w:r w:rsidRPr="00A424BB">
        <w:rPr>
          <w:spacing w:val="-4"/>
          <w:sz w:val="24"/>
        </w:rPr>
        <w:t xml:space="preserve"> </w:t>
      </w:r>
      <w:r w:rsidRPr="007C0DD5">
        <w:rPr>
          <w:sz w:val="24"/>
        </w:rPr>
        <w:t>provided</w:t>
      </w:r>
      <w:r w:rsidRPr="007C0DD5">
        <w:rPr>
          <w:spacing w:val="-4"/>
          <w:sz w:val="24"/>
        </w:rPr>
        <w:t xml:space="preserve"> </w:t>
      </w:r>
      <w:r w:rsidRPr="007C0DD5">
        <w:rPr>
          <w:sz w:val="24"/>
        </w:rPr>
        <w:t>in this</w:t>
      </w:r>
      <w:r w:rsidRPr="007C0DD5">
        <w:rPr>
          <w:spacing w:val="-3"/>
          <w:sz w:val="24"/>
        </w:rPr>
        <w:t xml:space="preserve"> </w:t>
      </w:r>
      <w:r w:rsidRPr="007C0DD5">
        <w:rPr>
          <w:sz w:val="24"/>
        </w:rPr>
        <w:t>Section,</w:t>
      </w:r>
      <w:r w:rsidRPr="007C0DD5">
        <w:rPr>
          <w:spacing w:val="-2"/>
          <w:sz w:val="24"/>
        </w:rPr>
        <w:t xml:space="preserve"> </w:t>
      </w:r>
      <w:r w:rsidRPr="007C0DD5">
        <w:rPr>
          <w:sz w:val="24"/>
        </w:rPr>
        <w:t>a</w:t>
      </w:r>
      <w:r w:rsidRPr="007C0DD5">
        <w:rPr>
          <w:spacing w:val="-3"/>
          <w:sz w:val="24"/>
        </w:rPr>
        <w:t xml:space="preserve"> </w:t>
      </w:r>
      <w:r w:rsidRPr="007C0DD5">
        <w:rPr>
          <w:sz w:val="24"/>
        </w:rPr>
        <w:t>voluntary</w:t>
      </w:r>
      <w:r w:rsidRPr="007C0DD5">
        <w:rPr>
          <w:spacing w:val="-2"/>
          <w:sz w:val="24"/>
        </w:rPr>
        <w:t xml:space="preserve"> </w:t>
      </w:r>
      <w:r w:rsidRPr="007C0DD5">
        <w:rPr>
          <w:sz w:val="24"/>
        </w:rPr>
        <w:t>transfer</w:t>
      </w:r>
      <w:r w:rsidRPr="007C0DD5">
        <w:rPr>
          <w:spacing w:val="-2"/>
          <w:sz w:val="24"/>
        </w:rPr>
        <w:t xml:space="preserve"> </w:t>
      </w:r>
      <w:r w:rsidRPr="007C0DD5">
        <w:rPr>
          <w:sz w:val="24"/>
        </w:rPr>
        <w:t>of</w:t>
      </w:r>
      <w:r w:rsidRPr="007C0DD5">
        <w:rPr>
          <w:spacing w:val="-2"/>
          <w:sz w:val="24"/>
        </w:rPr>
        <w:t xml:space="preserve"> </w:t>
      </w:r>
      <w:r w:rsidRPr="007C0DD5">
        <w:rPr>
          <w:sz w:val="24"/>
        </w:rPr>
        <w:t>a</w:t>
      </w:r>
      <w:r w:rsidRPr="007C0DD5">
        <w:rPr>
          <w:spacing w:val="-4"/>
          <w:sz w:val="24"/>
        </w:rPr>
        <w:t xml:space="preserve"> </w:t>
      </w:r>
      <w:r w:rsidRPr="007C0DD5">
        <w:rPr>
          <w:sz w:val="24"/>
        </w:rPr>
        <w:t>party’s</w:t>
      </w:r>
      <w:r w:rsidRPr="007C0DD5">
        <w:rPr>
          <w:spacing w:val="-3"/>
          <w:sz w:val="24"/>
        </w:rPr>
        <w:t xml:space="preserve"> </w:t>
      </w:r>
      <w:r w:rsidRPr="007C0DD5">
        <w:rPr>
          <w:sz w:val="24"/>
        </w:rPr>
        <w:t>rights</w:t>
      </w:r>
      <w:r w:rsidRPr="007C0DD5">
        <w:rPr>
          <w:spacing w:val="-3"/>
          <w:sz w:val="24"/>
        </w:rPr>
        <w:t xml:space="preserve"> </w:t>
      </w:r>
      <w:r w:rsidRPr="007C0DD5">
        <w:rPr>
          <w:sz w:val="24"/>
        </w:rPr>
        <w:t>or</w:t>
      </w:r>
      <w:r w:rsidRPr="007C0DD5">
        <w:rPr>
          <w:spacing w:val="-2"/>
          <w:sz w:val="24"/>
        </w:rPr>
        <w:t xml:space="preserve"> </w:t>
      </w:r>
      <w:r w:rsidRPr="007C0DD5">
        <w:rPr>
          <w:sz w:val="24"/>
        </w:rPr>
        <w:t>duties</w:t>
      </w:r>
      <w:r w:rsidRPr="007C0DD5">
        <w:rPr>
          <w:spacing w:val="-2"/>
          <w:sz w:val="24"/>
        </w:rPr>
        <w:t xml:space="preserve"> </w:t>
      </w:r>
      <w:r w:rsidRPr="007C0DD5">
        <w:rPr>
          <w:sz w:val="24"/>
        </w:rPr>
        <w:t>under</w:t>
      </w:r>
      <w:r w:rsidRPr="007C0DD5">
        <w:rPr>
          <w:spacing w:val="-2"/>
          <w:sz w:val="24"/>
        </w:rPr>
        <w:t xml:space="preserve"> </w:t>
      </w:r>
      <w:r w:rsidRPr="007C0DD5">
        <w:rPr>
          <w:sz w:val="24"/>
        </w:rPr>
        <w:t>this</w:t>
      </w:r>
      <w:r w:rsidRPr="007C0DD5">
        <w:rPr>
          <w:spacing w:val="-2"/>
          <w:sz w:val="24"/>
        </w:rPr>
        <w:t xml:space="preserve"> </w:t>
      </w:r>
      <w:r w:rsidRPr="007C0DD5">
        <w:rPr>
          <w:sz w:val="24"/>
        </w:rPr>
        <w:t>Agreement</w:t>
      </w:r>
      <w:r w:rsidRPr="007C0DD5">
        <w:rPr>
          <w:spacing w:val="-2"/>
          <w:sz w:val="24"/>
        </w:rPr>
        <w:t xml:space="preserve"> </w:t>
      </w:r>
      <w:r w:rsidRPr="007C0DD5">
        <w:rPr>
          <w:sz w:val="24"/>
        </w:rPr>
        <w:t>without</w:t>
      </w:r>
      <w:r w:rsidRPr="007C0DD5">
        <w:rPr>
          <w:spacing w:val="-2"/>
          <w:sz w:val="24"/>
        </w:rPr>
        <w:t xml:space="preserve"> </w:t>
      </w:r>
      <w:r w:rsidRPr="007C0DD5">
        <w:rPr>
          <w:sz w:val="24"/>
        </w:rPr>
        <w:t>the written consent of the other parties will be void.</w:t>
      </w:r>
    </w:p>
    <w:p w14:paraId="6299B0A0" w14:textId="692C7F0C" w:rsidR="00A37436" w:rsidRPr="007C0DD5" w:rsidRDefault="009B363F">
      <w:pPr>
        <w:pStyle w:val="ListParagraph"/>
        <w:numPr>
          <w:ilvl w:val="1"/>
          <w:numId w:val="1"/>
        </w:numPr>
        <w:tabs>
          <w:tab w:val="left" w:pos="880"/>
          <w:tab w:val="left" w:pos="881"/>
        </w:tabs>
        <w:spacing w:line="259" w:lineRule="auto"/>
        <w:ind w:right="155" w:firstLine="0"/>
        <w:rPr>
          <w:sz w:val="24"/>
        </w:rPr>
      </w:pPr>
      <w:r w:rsidRPr="007C0DD5">
        <w:rPr>
          <w:sz w:val="24"/>
        </w:rPr>
        <w:t>The Bank may transfer its rights and duties under this Agreement to a transferee to which,</w:t>
      </w:r>
      <w:r w:rsidRPr="007C0DD5">
        <w:rPr>
          <w:spacing w:val="-3"/>
          <w:sz w:val="24"/>
        </w:rPr>
        <w:t xml:space="preserve"> </w:t>
      </w:r>
      <w:r w:rsidRPr="007C0DD5">
        <w:rPr>
          <w:sz w:val="24"/>
        </w:rPr>
        <w:t>by</w:t>
      </w:r>
      <w:r w:rsidRPr="007C0DD5">
        <w:rPr>
          <w:spacing w:val="-3"/>
          <w:sz w:val="24"/>
        </w:rPr>
        <w:t xml:space="preserve"> </w:t>
      </w:r>
      <w:r w:rsidRPr="007C0DD5">
        <w:rPr>
          <w:sz w:val="24"/>
        </w:rPr>
        <w:t>contract</w:t>
      </w:r>
      <w:r w:rsidRPr="007C0DD5">
        <w:rPr>
          <w:spacing w:val="-3"/>
          <w:sz w:val="24"/>
        </w:rPr>
        <w:t xml:space="preserve"> </w:t>
      </w:r>
      <w:r w:rsidRPr="007C0DD5">
        <w:rPr>
          <w:sz w:val="24"/>
        </w:rPr>
        <w:t>or</w:t>
      </w:r>
      <w:r w:rsidRPr="007C0DD5">
        <w:rPr>
          <w:spacing w:val="-3"/>
          <w:sz w:val="24"/>
        </w:rPr>
        <w:t xml:space="preserve"> </w:t>
      </w:r>
      <w:r w:rsidRPr="007C0DD5">
        <w:rPr>
          <w:sz w:val="24"/>
        </w:rPr>
        <w:t>operation</w:t>
      </w:r>
      <w:r w:rsidRPr="007C0DD5">
        <w:rPr>
          <w:spacing w:val="-3"/>
          <w:sz w:val="24"/>
        </w:rPr>
        <w:t xml:space="preserve"> </w:t>
      </w:r>
      <w:r w:rsidRPr="007C0DD5">
        <w:rPr>
          <w:sz w:val="24"/>
        </w:rPr>
        <w:t>of</w:t>
      </w:r>
      <w:r w:rsidRPr="007C0DD5">
        <w:rPr>
          <w:spacing w:val="-4"/>
          <w:sz w:val="24"/>
        </w:rPr>
        <w:t xml:space="preserve"> </w:t>
      </w:r>
      <w:r w:rsidRPr="007C0DD5">
        <w:rPr>
          <w:sz w:val="24"/>
        </w:rPr>
        <w:t>law,</w:t>
      </w:r>
      <w:r w:rsidRPr="007C0DD5">
        <w:rPr>
          <w:spacing w:val="-3"/>
          <w:sz w:val="24"/>
        </w:rPr>
        <w:t xml:space="preserve"> </w:t>
      </w:r>
      <w:r w:rsidRPr="007C0DD5">
        <w:rPr>
          <w:sz w:val="24"/>
        </w:rPr>
        <w:t>the</w:t>
      </w:r>
      <w:r w:rsidRPr="007C0DD5">
        <w:rPr>
          <w:spacing w:val="-3"/>
          <w:sz w:val="24"/>
        </w:rPr>
        <w:t xml:space="preserve"> </w:t>
      </w:r>
      <w:r w:rsidRPr="007C0DD5">
        <w:rPr>
          <w:sz w:val="24"/>
        </w:rPr>
        <w:t>Bank</w:t>
      </w:r>
      <w:r w:rsidRPr="007C0DD5">
        <w:rPr>
          <w:spacing w:val="-3"/>
          <w:sz w:val="24"/>
        </w:rPr>
        <w:t xml:space="preserve"> </w:t>
      </w:r>
      <w:r w:rsidRPr="007C0DD5">
        <w:rPr>
          <w:sz w:val="24"/>
        </w:rPr>
        <w:t>transfers</w:t>
      </w:r>
      <w:r w:rsidRPr="007C0DD5">
        <w:rPr>
          <w:spacing w:val="-3"/>
          <w:sz w:val="24"/>
        </w:rPr>
        <w:t xml:space="preserve"> </w:t>
      </w:r>
      <w:r w:rsidRPr="007C0DD5">
        <w:rPr>
          <w:sz w:val="24"/>
        </w:rPr>
        <w:t>substantially</w:t>
      </w:r>
      <w:r w:rsidRPr="007C0DD5">
        <w:rPr>
          <w:spacing w:val="-3"/>
          <w:sz w:val="24"/>
        </w:rPr>
        <w:t xml:space="preserve"> </w:t>
      </w:r>
      <w:r w:rsidRPr="007C0DD5">
        <w:rPr>
          <w:sz w:val="24"/>
        </w:rPr>
        <w:t>all</w:t>
      </w:r>
      <w:r w:rsidRPr="007C0DD5">
        <w:rPr>
          <w:spacing w:val="-3"/>
          <w:sz w:val="24"/>
        </w:rPr>
        <w:t xml:space="preserve"> </w:t>
      </w:r>
      <w:r w:rsidRPr="007C0DD5">
        <w:rPr>
          <w:sz w:val="24"/>
        </w:rPr>
        <w:t>of</w:t>
      </w:r>
      <w:r w:rsidRPr="007C0DD5">
        <w:rPr>
          <w:spacing w:val="-3"/>
          <w:sz w:val="24"/>
        </w:rPr>
        <w:t xml:space="preserve"> </w:t>
      </w:r>
      <w:r w:rsidRPr="007C0DD5">
        <w:rPr>
          <w:sz w:val="24"/>
        </w:rPr>
        <w:t>its</w:t>
      </w:r>
      <w:r w:rsidRPr="007C0DD5">
        <w:rPr>
          <w:spacing w:val="-3"/>
          <w:sz w:val="24"/>
        </w:rPr>
        <w:t xml:space="preserve"> </w:t>
      </w:r>
      <w:r w:rsidRPr="007C0DD5">
        <w:rPr>
          <w:sz w:val="24"/>
        </w:rPr>
        <w:t>rights</w:t>
      </w:r>
      <w:r w:rsidRPr="007C0DD5">
        <w:rPr>
          <w:spacing w:val="-3"/>
          <w:sz w:val="24"/>
        </w:rPr>
        <w:t xml:space="preserve"> </w:t>
      </w:r>
      <w:r w:rsidRPr="007C0DD5">
        <w:rPr>
          <w:sz w:val="24"/>
        </w:rPr>
        <w:t>and</w:t>
      </w:r>
      <w:r w:rsidRPr="007C0DD5">
        <w:rPr>
          <w:spacing w:val="-3"/>
          <w:sz w:val="24"/>
        </w:rPr>
        <w:t xml:space="preserve"> </w:t>
      </w:r>
      <w:r w:rsidRPr="007C0DD5">
        <w:rPr>
          <w:sz w:val="24"/>
        </w:rPr>
        <w:t>duties under the Deposit-Related Agreements.</w:t>
      </w:r>
    </w:p>
    <w:p w14:paraId="3D19D63F" w14:textId="77777777" w:rsidR="00A37436" w:rsidRPr="007C0DD5" w:rsidRDefault="009B363F">
      <w:pPr>
        <w:pStyle w:val="ListParagraph"/>
        <w:numPr>
          <w:ilvl w:val="1"/>
          <w:numId w:val="1"/>
        </w:numPr>
        <w:tabs>
          <w:tab w:val="left" w:pos="880"/>
          <w:tab w:val="left" w:pos="881"/>
        </w:tabs>
        <w:spacing w:before="160" w:line="259" w:lineRule="auto"/>
        <w:ind w:right="162" w:firstLine="0"/>
        <w:rPr>
          <w:sz w:val="24"/>
        </w:rPr>
      </w:pPr>
      <w:r w:rsidRPr="007B01BD">
        <w:rPr>
          <w:sz w:val="24"/>
        </w:rPr>
        <w:t>The Secured Party may transfer its rights and duties under this Agreement to (i) a transferee to which, by contract or operation of law, the Secured Party transfe</w:t>
      </w:r>
      <w:r w:rsidRPr="0013290C">
        <w:rPr>
          <w:sz w:val="24"/>
        </w:rPr>
        <w:t>rs substantially all of its rights and duties under the</w:t>
      </w:r>
      <w:r w:rsidRPr="0013290C">
        <w:rPr>
          <w:spacing w:val="-1"/>
          <w:sz w:val="24"/>
        </w:rPr>
        <w:t xml:space="preserve"> </w:t>
      </w:r>
      <w:r w:rsidRPr="0013290C">
        <w:rPr>
          <w:sz w:val="24"/>
        </w:rPr>
        <w:t>financing or other arrangements between the Secured Party and the</w:t>
      </w:r>
      <w:r w:rsidRPr="0013290C">
        <w:rPr>
          <w:spacing w:val="-3"/>
          <w:sz w:val="24"/>
        </w:rPr>
        <w:t xml:space="preserve"> </w:t>
      </w:r>
      <w:r w:rsidRPr="0013290C">
        <w:rPr>
          <w:sz w:val="24"/>
        </w:rPr>
        <w:t>Debtor</w:t>
      </w:r>
      <w:r w:rsidRPr="0013290C">
        <w:rPr>
          <w:spacing w:val="-3"/>
          <w:sz w:val="24"/>
        </w:rPr>
        <w:t xml:space="preserve"> </w:t>
      </w:r>
      <w:r w:rsidRPr="0013290C">
        <w:rPr>
          <w:sz w:val="24"/>
        </w:rPr>
        <w:t>for</w:t>
      </w:r>
      <w:r w:rsidRPr="0013290C">
        <w:rPr>
          <w:spacing w:val="-2"/>
          <w:sz w:val="24"/>
        </w:rPr>
        <w:t xml:space="preserve"> </w:t>
      </w:r>
      <w:r w:rsidRPr="0013290C">
        <w:rPr>
          <w:sz w:val="24"/>
        </w:rPr>
        <w:t>which</w:t>
      </w:r>
      <w:r w:rsidRPr="0013290C">
        <w:rPr>
          <w:spacing w:val="-3"/>
          <w:sz w:val="24"/>
        </w:rPr>
        <w:t xml:space="preserve"> </w:t>
      </w:r>
      <w:r w:rsidRPr="0013290C">
        <w:rPr>
          <w:sz w:val="24"/>
        </w:rPr>
        <w:t>the</w:t>
      </w:r>
      <w:r w:rsidRPr="0013290C">
        <w:rPr>
          <w:spacing w:val="-2"/>
          <w:sz w:val="24"/>
        </w:rPr>
        <w:t xml:space="preserve"> </w:t>
      </w:r>
      <w:r w:rsidRPr="0013290C">
        <w:rPr>
          <w:sz w:val="24"/>
        </w:rPr>
        <w:t>Deposit</w:t>
      </w:r>
      <w:r w:rsidRPr="0013290C">
        <w:rPr>
          <w:spacing w:val="-3"/>
          <w:sz w:val="24"/>
        </w:rPr>
        <w:t xml:space="preserve"> </w:t>
      </w:r>
      <w:r w:rsidRPr="0013290C">
        <w:rPr>
          <w:sz w:val="24"/>
        </w:rPr>
        <w:t>Account</w:t>
      </w:r>
      <w:r w:rsidRPr="0013290C">
        <w:rPr>
          <w:spacing w:val="-3"/>
          <w:sz w:val="24"/>
        </w:rPr>
        <w:t xml:space="preserve"> </w:t>
      </w:r>
      <w:r w:rsidRPr="0013290C">
        <w:rPr>
          <w:sz w:val="24"/>
        </w:rPr>
        <w:t>acts</w:t>
      </w:r>
      <w:r w:rsidRPr="0013290C">
        <w:rPr>
          <w:spacing w:val="-3"/>
          <w:sz w:val="24"/>
        </w:rPr>
        <w:t xml:space="preserve"> </w:t>
      </w:r>
      <w:r w:rsidRPr="0013290C">
        <w:rPr>
          <w:sz w:val="24"/>
        </w:rPr>
        <w:t>as</w:t>
      </w:r>
      <w:r w:rsidRPr="0013290C">
        <w:rPr>
          <w:spacing w:val="-1"/>
          <w:sz w:val="24"/>
        </w:rPr>
        <w:t xml:space="preserve"> </w:t>
      </w:r>
      <w:r w:rsidRPr="0013290C">
        <w:rPr>
          <w:sz w:val="24"/>
        </w:rPr>
        <w:t>collateral</w:t>
      </w:r>
      <w:r w:rsidRPr="0013290C">
        <w:rPr>
          <w:spacing w:val="-3"/>
          <w:sz w:val="24"/>
        </w:rPr>
        <w:t xml:space="preserve"> </w:t>
      </w:r>
      <w:r w:rsidRPr="0013290C">
        <w:rPr>
          <w:sz w:val="24"/>
        </w:rPr>
        <w:t>security,</w:t>
      </w:r>
      <w:r w:rsidRPr="0013290C">
        <w:rPr>
          <w:spacing w:val="-3"/>
          <w:sz w:val="24"/>
        </w:rPr>
        <w:t xml:space="preserve"> </w:t>
      </w:r>
      <w:r w:rsidRPr="0013290C">
        <w:rPr>
          <w:sz w:val="24"/>
        </w:rPr>
        <w:t>or</w:t>
      </w:r>
      <w:r w:rsidRPr="0013290C">
        <w:rPr>
          <w:spacing w:val="-3"/>
          <w:sz w:val="24"/>
        </w:rPr>
        <w:t xml:space="preserve"> </w:t>
      </w:r>
      <w:r w:rsidRPr="0013290C">
        <w:rPr>
          <w:sz w:val="24"/>
        </w:rPr>
        <w:t>(ii)</w:t>
      </w:r>
      <w:r w:rsidRPr="0013290C">
        <w:rPr>
          <w:spacing w:val="-3"/>
          <w:sz w:val="24"/>
        </w:rPr>
        <w:t xml:space="preserve"> </w:t>
      </w:r>
      <w:r w:rsidRPr="0013290C">
        <w:rPr>
          <w:sz w:val="24"/>
        </w:rPr>
        <w:t>if</w:t>
      </w:r>
      <w:r w:rsidRPr="0013290C">
        <w:rPr>
          <w:spacing w:val="-3"/>
          <w:sz w:val="24"/>
        </w:rPr>
        <w:t xml:space="preserve"> </w:t>
      </w:r>
      <w:r w:rsidRPr="0013290C">
        <w:rPr>
          <w:sz w:val="24"/>
        </w:rPr>
        <w:t>the</w:t>
      </w:r>
      <w:r w:rsidRPr="0013290C">
        <w:rPr>
          <w:spacing w:val="-5"/>
          <w:sz w:val="24"/>
        </w:rPr>
        <w:t xml:space="preserve"> </w:t>
      </w:r>
      <w:r w:rsidRPr="0013290C">
        <w:rPr>
          <w:sz w:val="24"/>
        </w:rPr>
        <w:t>Secured</w:t>
      </w:r>
      <w:r w:rsidRPr="0013290C">
        <w:rPr>
          <w:spacing w:val="-3"/>
          <w:sz w:val="24"/>
        </w:rPr>
        <w:t xml:space="preserve"> </w:t>
      </w:r>
      <w:r w:rsidRPr="0013290C">
        <w:rPr>
          <w:sz w:val="24"/>
        </w:rPr>
        <w:t>Party</w:t>
      </w:r>
      <w:r w:rsidRPr="0013290C">
        <w:rPr>
          <w:spacing w:val="-3"/>
          <w:sz w:val="24"/>
        </w:rPr>
        <w:t xml:space="preserve"> </w:t>
      </w:r>
      <w:r w:rsidRPr="0013290C">
        <w:rPr>
          <w:sz w:val="24"/>
        </w:rPr>
        <w:t>is acting as a trustee, indenture trustee, agent, collateral agent, or other representative in whose favor a security interest is created or provided for, a trans</w:t>
      </w:r>
      <w:r w:rsidRPr="007C0DD5">
        <w:rPr>
          <w:sz w:val="24"/>
        </w:rPr>
        <w:t xml:space="preserve">feree that is a successor trustee, indenture trustee, agent, collateral agent, or other representative. Secured Party will not be released from its obligations under this Agreement unless and until Bank receives evidence in writing of such transferee’s binding agreement to assume all of Secured Party’s obligations </w:t>
      </w:r>
      <w:r w:rsidRPr="007C0DD5">
        <w:rPr>
          <w:spacing w:val="-2"/>
          <w:sz w:val="24"/>
        </w:rPr>
        <w:t>hereunder.</w:t>
      </w:r>
    </w:p>
    <w:p w14:paraId="233D0CD9" w14:textId="77777777" w:rsidR="00A37436" w:rsidRPr="007C0DD5" w:rsidRDefault="009B363F">
      <w:pPr>
        <w:pStyle w:val="ListParagraph"/>
        <w:numPr>
          <w:ilvl w:val="1"/>
          <w:numId w:val="1"/>
        </w:numPr>
        <w:tabs>
          <w:tab w:val="left" w:pos="880"/>
          <w:tab w:val="left" w:pos="881"/>
        </w:tabs>
        <w:spacing w:before="156" w:line="259" w:lineRule="auto"/>
        <w:ind w:right="107" w:firstLine="0"/>
        <w:rPr>
          <w:sz w:val="24"/>
        </w:rPr>
      </w:pPr>
      <w:r w:rsidRPr="007C0DD5">
        <w:rPr>
          <w:sz w:val="24"/>
        </w:rPr>
        <w:t>No</w:t>
      </w:r>
      <w:r w:rsidRPr="007C0DD5">
        <w:rPr>
          <w:spacing w:val="-3"/>
          <w:sz w:val="24"/>
        </w:rPr>
        <w:t xml:space="preserve"> </w:t>
      </w:r>
      <w:r w:rsidRPr="007C0DD5">
        <w:rPr>
          <w:sz w:val="24"/>
        </w:rPr>
        <w:t>transfer</w:t>
      </w:r>
      <w:r w:rsidRPr="007C0DD5">
        <w:rPr>
          <w:spacing w:val="-3"/>
          <w:sz w:val="24"/>
        </w:rPr>
        <w:t xml:space="preserve"> </w:t>
      </w:r>
      <w:r w:rsidRPr="007C0DD5">
        <w:rPr>
          <w:sz w:val="24"/>
        </w:rPr>
        <w:t>under</w:t>
      </w:r>
      <w:r w:rsidRPr="007C0DD5">
        <w:rPr>
          <w:spacing w:val="-3"/>
          <w:sz w:val="24"/>
        </w:rPr>
        <w:t xml:space="preserve"> </w:t>
      </w:r>
      <w:r w:rsidRPr="007C0DD5">
        <w:rPr>
          <w:sz w:val="24"/>
        </w:rPr>
        <w:t>this</w:t>
      </w:r>
      <w:r w:rsidRPr="007C0DD5">
        <w:rPr>
          <w:spacing w:val="-3"/>
          <w:sz w:val="24"/>
        </w:rPr>
        <w:t xml:space="preserve"> </w:t>
      </w:r>
      <w:r w:rsidRPr="007C0DD5">
        <w:rPr>
          <w:sz w:val="24"/>
        </w:rPr>
        <w:t>Section</w:t>
      </w:r>
      <w:r w:rsidRPr="007C0DD5">
        <w:rPr>
          <w:spacing w:val="-3"/>
          <w:sz w:val="24"/>
        </w:rPr>
        <w:t xml:space="preserve"> </w:t>
      </w:r>
      <w:r w:rsidRPr="007C0DD5">
        <w:rPr>
          <w:sz w:val="24"/>
        </w:rPr>
        <w:t>will</w:t>
      </w:r>
      <w:r w:rsidRPr="007C0DD5">
        <w:rPr>
          <w:spacing w:val="-3"/>
          <w:sz w:val="24"/>
        </w:rPr>
        <w:t xml:space="preserve"> </w:t>
      </w:r>
      <w:r w:rsidRPr="007C0DD5">
        <w:rPr>
          <w:sz w:val="24"/>
        </w:rPr>
        <w:t>be</w:t>
      </w:r>
      <w:r w:rsidRPr="007C0DD5">
        <w:rPr>
          <w:spacing w:val="-4"/>
          <w:sz w:val="24"/>
        </w:rPr>
        <w:t xml:space="preserve"> </w:t>
      </w:r>
      <w:r w:rsidRPr="007C0DD5">
        <w:rPr>
          <w:sz w:val="24"/>
        </w:rPr>
        <w:t>binding</w:t>
      </w:r>
      <w:r w:rsidRPr="007C0DD5">
        <w:rPr>
          <w:spacing w:val="-3"/>
          <w:sz w:val="24"/>
        </w:rPr>
        <w:t xml:space="preserve"> </w:t>
      </w:r>
      <w:r w:rsidRPr="007C0DD5">
        <w:rPr>
          <w:sz w:val="24"/>
        </w:rPr>
        <w:t>upon</w:t>
      </w:r>
      <w:r w:rsidRPr="007C0DD5">
        <w:rPr>
          <w:spacing w:val="-3"/>
          <w:sz w:val="24"/>
        </w:rPr>
        <w:t xml:space="preserve"> </w:t>
      </w:r>
      <w:r w:rsidRPr="007C0DD5">
        <w:rPr>
          <w:sz w:val="24"/>
        </w:rPr>
        <w:t>a</w:t>
      </w:r>
      <w:r w:rsidRPr="007C0DD5">
        <w:rPr>
          <w:spacing w:val="-4"/>
          <w:sz w:val="24"/>
        </w:rPr>
        <w:t xml:space="preserve"> </w:t>
      </w:r>
      <w:r w:rsidRPr="007C0DD5">
        <w:rPr>
          <w:sz w:val="24"/>
        </w:rPr>
        <w:t>non-transferring</w:t>
      </w:r>
      <w:r w:rsidRPr="007C0DD5">
        <w:rPr>
          <w:spacing w:val="-3"/>
          <w:sz w:val="24"/>
        </w:rPr>
        <w:t xml:space="preserve"> </w:t>
      </w:r>
      <w:r w:rsidRPr="007C0DD5">
        <w:rPr>
          <w:sz w:val="24"/>
        </w:rPr>
        <w:t>party</w:t>
      </w:r>
      <w:r w:rsidRPr="007C0DD5">
        <w:rPr>
          <w:spacing w:val="-3"/>
          <w:sz w:val="24"/>
        </w:rPr>
        <w:t xml:space="preserve"> </w:t>
      </w:r>
      <w:r w:rsidRPr="007C0DD5">
        <w:rPr>
          <w:sz w:val="24"/>
        </w:rPr>
        <w:t>until</w:t>
      </w:r>
      <w:r w:rsidRPr="007C0DD5">
        <w:rPr>
          <w:spacing w:val="-3"/>
          <w:sz w:val="24"/>
        </w:rPr>
        <w:t xml:space="preserve"> </w:t>
      </w:r>
      <w:r w:rsidRPr="007C0DD5">
        <w:rPr>
          <w:sz w:val="24"/>
        </w:rPr>
        <w:t>the</w:t>
      </w:r>
      <w:r w:rsidRPr="007C0DD5">
        <w:rPr>
          <w:spacing w:val="-4"/>
          <w:sz w:val="24"/>
        </w:rPr>
        <w:t xml:space="preserve"> </w:t>
      </w:r>
      <w:r w:rsidRPr="007C0DD5">
        <w:rPr>
          <w:sz w:val="24"/>
        </w:rPr>
        <w:t>non- transferring parties are notified of the transfer in a writing, signed by the transferring party and the transferee, that identifies the transferee, gives the transferee’s address for communications under this Agreement, and states that the transferee is a successor of the transferring party and is entitled to the benefit of the transferring party’s rights and has assumed all of the transferring party’s duties and obligations under this Agreement.</w:t>
      </w:r>
    </w:p>
    <w:p w14:paraId="7822B220" w14:textId="77777777" w:rsidR="00A37436" w:rsidRPr="007C0DD5" w:rsidRDefault="009B363F">
      <w:pPr>
        <w:pStyle w:val="ListParagraph"/>
        <w:numPr>
          <w:ilvl w:val="1"/>
          <w:numId w:val="1"/>
        </w:numPr>
        <w:tabs>
          <w:tab w:val="left" w:pos="880"/>
          <w:tab w:val="left" w:pos="881"/>
        </w:tabs>
        <w:spacing w:before="158" w:line="259" w:lineRule="auto"/>
        <w:ind w:right="198" w:firstLine="0"/>
        <w:rPr>
          <w:sz w:val="24"/>
        </w:rPr>
      </w:pPr>
      <w:r w:rsidRPr="007C0DD5">
        <w:rPr>
          <w:sz w:val="24"/>
        </w:rPr>
        <w:t>A non-transferring party need not request proof of any transfer or that the transferee is a successor of the transferring party. If requested by a non-transferring party, however, the transferring</w:t>
      </w:r>
      <w:r w:rsidRPr="007C0DD5">
        <w:rPr>
          <w:spacing w:val="-3"/>
          <w:sz w:val="24"/>
        </w:rPr>
        <w:t xml:space="preserve"> </w:t>
      </w:r>
      <w:r w:rsidRPr="007C0DD5">
        <w:rPr>
          <w:sz w:val="24"/>
        </w:rPr>
        <w:t>party</w:t>
      </w:r>
      <w:r w:rsidRPr="007C0DD5">
        <w:rPr>
          <w:spacing w:val="-3"/>
          <w:sz w:val="24"/>
        </w:rPr>
        <w:t xml:space="preserve"> </w:t>
      </w:r>
      <w:r w:rsidRPr="007C0DD5">
        <w:rPr>
          <w:sz w:val="24"/>
        </w:rPr>
        <w:t>and</w:t>
      </w:r>
      <w:r w:rsidRPr="007C0DD5">
        <w:rPr>
          <w:spacing w:val="-3"/>
          <w:sz w:val="24"/>
        </w:rPr>
        <w:t xml:space="preserve"> </w:t>
      </w:r>
      <w:r w:rsidRPr="007C0DD5">
        <w:rPr>
          <w:sz w:val="24"/>
        </w:rPr>
        <w:t>the</w:t>
      </w:r>
      <w:r w:rsidRPr="007C0DD5">
        <w:rPr>
          <w:spacing w:val="-2"/>
          <w:sz w:val="24"/>
        </w:rPr>
        <w:t xml:space="preserve"> </w:t>
      </w:r>
      <w:r w:rsidRPr="007C0DD5">
        <w:rPr>
          <w:sz w:val="24"/>
        </w:rPr>
        <w:t>transferee</w:t>
      </w:r>
      <w:r w:rsidRPr="007C0DD5">
        <w:rPr>
          <w:spacing w:val="-4"/>
          <w:sz w:val="24"/>
        </w:rPr>
        <w:t xml:space="preserve"> </w:t>
      </w:r>
      <w:r w:rsidRPr="007C0DD5">
        <w:rPr>
          <w:sz w:val="24"/>
        </w:rPr>
        <w:t>will</w:t>
      </w:r>
      <w:r w:rsidRPr="007C0DD5">
        <w:rPr>
          <w:spacing w:val="-3"/>
          <w:sz w:val="24"/>
        </w:rPr>
        <w:t xml:space="preserve"> </w:t>
      </w:r>
      <w:r w:rsidRPr="007C0DD5">
        <w:rPr>
          <w:sz w:val="24"/>
        </w:rPr>
        <w:t>provide</w:t>
      </w:r>
      <w:r w:rsidRPr="007C0DD5">
        <w:rPr>
          <w:spacing w:val="-2"/>
          <w:sz w:val="24"/>
        </w:rPr>
        <w:t xml:space="preserve"> </w:t>
      </w:r>
      <w:r w:rsidRPr="007C0DD5">
        <w:rPr>
          <w:sz w:val="24"/>
        </w:rPr>
        <w:t>reasonable</w:t>
      </w:r>
      <w:r w:rsidRPr="007C0DD5">
        <w:rPr>
          <w:spacing w:val="-3"/>
          <w:sz w:val="24"/>
        </w:rPr>
        <w:t xml:space="preserve"> </w:t>
      </w:r>
      <w:r w:rsidRPr="007C0DD5">
        <w:rPr>
          <w:sz w:val="24"/>
        </w:rPr>
        <w:t>proof</w:t>
      </w:r>
      <w:r w:rsidRPr="007C0DD5">
        <w:rPr>
          <w:spacing w:val="-5"/>
          <w:sz w:val="24"/>
        </w:rPr>
        <w:t xml:space="preserve"> </w:t>
      </w:r>
      <w:r w:rsidRPr="007C0DD5">
        <w:rPr>
          <w:sz w:val="24"/>
        </w:rPr>
        <w:t>thereof.</w:t>
      </w:r>
      <w:r w:rsidRPr="007C0DD5">
        <w:rPr>
          <w:spacing w:val="-2"/>
          <w:sz w:val="24"/>
        </w:rPr>
        <w:t xml:space="preserve"> </w:t>
      </w:r>
      <w:r w:rsidRPr="007C0DD5">
        <w:rPr>
          <w:sz w:val="24"/>
        </w:rPr>
        <w:t>If</w:t>
      </w:r>
      <w:r w:rsidRPr="007C0DD5">
        <w:rPr>
          <w:spacing w:val="-5"/>
          <w:sz w:val="24"/>
        </w:rPr>
        <w:t xml:space="preserve"> </w:t>
      </w:r>
      <w:r w:rsidRPr="007C0DD5">
        <w:rPr>
          <w:sz w:val="24"/>
        </w:rPr>
        <w:t>the</w:t>
      </w:r>
      <w:r w:rsidRPr="007C0DD5">
        <w:rPr>
          <w:spacing w:val="-3"/>
          <w:sz w:val="24"/>
        </w:rPr>
        <w:t xml:space="preserve"> </w:t>
      </w:r>
      <w:r w:rsidRPr="007C0DD5">
        <w:rPr>
          <w:sz w:val="24"/>
        </w:rPr>
        <w:t>Bank,</w:t>
      </w:r>
      <w:r w:rsidRPr="007C0DD5">
        <w:rPr>
          <w:spacing w:val="-3"/>
          <w:sz w:val="24"/>
        </w:rPr>
        <w:t xml:space="preserve"> </w:t>
      </w:r>
      <w:r w:rsidRPr="007C0DD5">
        <w:rPr>
          <w:sz w:val="24"/>
        </w:rPr>
        <w:t>as</w:t>
      </w:r>
      <w:r w:rsidRPr="007C0DD5">
        <w:rPr>
          <w:spacing w:val="-1"/>
          <w:sz w:val="24"/>
        </w:rPr>
        <w:t xml:space="preserve"> </w:t>
      </w:r>
      <w:r w:rsidRPr="007C0DD5">
        <w:rPr>
          <w:sz w:val="24"/>
        </w:rPr>
        <w:t>a</w:t>
      </w:r>
      <w:r w:rsidRPr="007C0DD5">
        <w:rPr>
          <w:spacing w:val="-4"/>
          <w:sz w:val="24"/>
        </w:rPr>
        <w:t xml:space="preserve"> </w:t>
      </w:r>
      <w:r w:rsidRPr="007C0DD5">
        <w:rPr>
          <w:sz w:val="24"/>
        </w:rPr>
        <w:t xml:space="preserve">non- </w:t>
      </w:r>
      <w:r w:rsidRPr="007C0DD5">
        <w:rPr>
          <w:sz w:val="24"/>
        </w:rPr>
        <w:lastRenderedPageBreak/>
        <w:t>transferring party, requests such proof, then the effectiveness of the notification of transfer will be suspended until the proof is provided, to the reasonable satisfaction of the Bank.</w:t>
      </w:r>
    </w:p>
    <w:p w14:paraId="661878E6" w14:textId="77777777" w:rsidR="00A37436" w:rsidRPr="007C0DD5" w:rsidRDefault="009B363F">
      <w:pPr>
        <w:pStyle w:val="ListParagraph"/>
        <w:numPr>
          <w:ilvl w:val="1"/>
          <w:numId w:val="1"/>
        </w:numPr>
        <w:tabs>
          <w:tab w:val="left" w:pos="880"/>
          <w:tab w:val="left" w:pos="881"/>
        </w:tabs>
        <w:spacing w:before="162" w:line="259" w:lineRule="auto"/>
        <w:ind w:right="303" w:firstLine="0"/>
        <w:rPr>
          <w:sz w:val="24"/>
        </w:rPr>
      </w:pPr>
      <w:r w:rsidRPr="007C0DD5">
        <w:rPr>
          <w:sz w:val="24"/>
        </w:rPr>
        <w:t>When a transfer becomes binding on the non-transferring parties, the transferring party will</w:t>
      </w:r>
      <w:r w:rsidRPr="007B01BD">
        <w:rPr>
          <w:spacing w:val="-3"/>
          <w:sz w:val="24"/>
        </w:rPr>
        <w:t xml:space="preserve"> </w:t>
      </w:r>
      <w:r w:rsidRPr="0013290C">
        <w:rPr>
          <w:sz w:val="24"/>
        </w:rPr>
        <w:t>not</w:t>
      </w:r>
      <w:r w:rsidRPr="0013290C">
        <w:rPr>
          <w:spacing w:val="-3"/>
          <w:sz w:val="24"/>
        </w:rPr>
        <w:t xml:space="preserve"> </w:t>
      </w:r>
      <w:r w:rsidRPr="0013290C">
        <w:rPr>
          <w:sz w:val="24"/>
        </w:rPr>
        <w:t>be</w:t>
      </w:r>
      <w:r w:rsidRPr="0013290C">
        <w:rPr>
          <w:spacing w:val="-3"/>
          <w:sz w:val="24"/>
        </w:rPr>
        <w:t xml:space="preserve"> </w:t>
      </w:r>
      <w:r w:rsidRPr="0013290C">
        <w:rPr>
          <w:sz w:val="24"/>
        </w:rPr>
        <w:t>entitled</w:t>
      </w:r>
      <w:r w:rsidRPr="0013290C">
        <w:rPr>
          <w:spacing w:val="-3"/>
          <w:sz w:val="24"/>
        </w:rPr>
        <w:t xml:space="preserve"> </w:t>
      </w:r>
      <w:r w:rsidRPr="0013290C">
        <w:rPr>
          <w:sz w:val="24"/>
        </w:rPr>
        <w:t>to</w:t>
      </w:r>
      <w:r w:rsidRPr="0013290C">
        <w:rPr>
          <w:spacing w:val="-3"/>
          <w:sz w:val="24"/>
        </w:rPr>
        <w:t xml:space="preserve"> </w:t>
      </w:r>
      <w:r w:rsidRPr="0013290C">
        <w:rPr>
          <w:sz w:val="24"/>
        </w:rPr>
        <w:t>exe</w:t>
      </w:r>
      <w:r w:rsidRPr="007C0DD5">
        <w:rPr>
          <w:sz w:val="24"/>
        </w:rPr>
        <w:t>rcise</w:t>
      </w:r>
      <w:r w:rsidRPr="007C0DD5">
        <w:rPr>
          <w:spacing w:val="-3"/>
          <w:sz w:val="24"/>
        </w:rPr>
        <w:t xml:space="preserve"> </w:t>
      </w:r>
      <w:r w:rsidRPr="007C0DD5">
        <w:rPr>
          <w:sz w:val="24"/>
        </w:rPr>
        <w:t>any</w:t>
      </w:r>
      <w:r w:rsidRPr="007C0DD5">
        <w:rPr>
          <w:spacing w:val="-3"/>
          <w:sz w:val="24"/>
        </w:rPr>
        <w:t xml:space="preserve"> </w:t>
      </w:r>
      <w:r w:rsidRPr="007C0DD5">
        <w:rPr>
          <w:sz w:val="24"/>
        </w:rPr>
        <w:t>rights,</w:t>
      </w:r>
      <w:r w:rsidRPr="007C0DD5">
        <w:rPr>
          <w:spacing w:val="-3"/>
          <w:sz w:val="24"/>
        </w:rPr>
        <w:t xml:space="preserve"> </w:t>
      </w:r>
      <w:r w:rsidRPr="007C0DD5">
        <w:rPr>
          <w:sz w:val="24"/>
        </w:rPr>
        <w:t>and</w:t>
      </w:r>
      <w:r w:rsidRPr="007C0DD5">
        <w:rPr>
          <w:spacing w:val="-2"/>
          <w:sz w:val="24"/>
        </w:rPr>
        <w:t xml:space="preserve"> </w:t>
      </w:r>
      <w:r w:rsidRPr="007C0DD5">
        <w:rPr>
          <w:sz w:val="24"/>
        </w:rPr>
        <w:t>will</w:t>
      </w:r>
      <w:r w:rsidRPr="007C0DD5">
        <w:rPr>
          <w:spacing w:val="-3"/>
          <w:sz w:val="24"/>
        </w:rPr>
        <w:t xml:space="preserve"> </w:t>
      </w:r>
      <w:r w:rsidRPr="007C0DD5">
        <w:rPr>
          <w:sz w:val="24"/>
        </w:rPr>
        <w:t>be</w:t>
      </w:r>
      <w:r w:rsidRPr="007C0DD5">
        <w:rPr>
          <w:spacing w:val="-4"/>
          <w:sz w:val="24"/>
        </w:rPr>
        <w:t xml:space="preserve"> </w:t>
      </w:r>
      <w:r w:rsidRPr="007C0DD5">
        <w:rPr>
          <w:sz w:val="24"/>
        </w:rPr>
        <w:t>relieved</w:t>
      </w:r>
      <w:r w:rsidRPr="007C0DD5">
        <w:rPr>
          <w:spacing w:val="-3"/>
          <w:sz w:val="24"/>
        </w:rPr>
        <w:t xml:space="preserve"> </w:t>
      </w:r>
      <w:r w:rsidRPr="007C0DD5">
        <w:rPr>
          <w:sz w:val="24"/>
        </w:rPr>
        <w:t>of</w:t>
      </w:r>
      <w:r w:rsidRPr="007C0DD5">
        <w:rPr>
          <w:spacing w:val="-3"/>
          <w:sz w:val="24"/>
        </w:rPr>
        <w:t xml:space="preserve"> </w:t>
      </w:r>
      <w:r w:rsidRPr="007C0DD5">
        <w:rPr>
          <w:sz w:val="24"/>
        </w:rPr>
        <w:t>its</w:t>
      </w:r>
      <w:r w:rsidRPr="007C0DD5">
        <w:rPr>
          <w:spacing w:val="-3"/>
          <w:sz w:val="24"/>
        </w:rPr>
        <w:t xml:space="preserve"> </w:t>
      </w:r>
      <w:r w:rsidRPr="007C0DD5">
        <w:rPr>
          <w:sz w:val="24"/>
        </w:rPr>
        <w:t>obligations,</w:t>
      </w:r>
      <w:r w:rsidRPr="007C0DD5">
        <w:rPr>
          <w:spacing w:val="-3"/>
          <w:sz w:val="24"/>
        </w:rPr>
        <w:t xml:space="preserve"> </w:t>
      </w:r>
      <w:r w:rsidRPr="007C0DD5">
        <w:rPr>
          <w:sz w:val="24"/>
        </w:rPr>
        <w:t>accruing</w:t>
      </w:r>
      <w:r w:rsidRPr="007C0DD5">
        <w:rPr>
          <w:spacing w:val="-3"/>
          <w:sz w:val="24"/>
        </w:rPr>
        <w:t xml:space="preserve"> </w:t>
      </w:r>
      <w:r w:rsidRPr="007C0DD5">
        <w:rPr>
          <w:sz w:val="24"/>
        </w:rPr>
        <w:t>under this Agreement from and after that time. Those rights may be exercised, and those obligations will be incurred by the transferee.</w:t>
      </w:r>
    </w:p>
    <w:p w14:paraId="53E2F262" w14:textId="77777777" w:rsidR="00A37436" w:rsidRPr="007D3BA8" w:rsidRDefault="009B363F" w:rsidP="007D3BA8">
      <w:pPr>
        <w:pStyle w:val="ListParagraph"/>
        <w:numPr>
          <w:ilvl w:val="1"/>
          <w:numId w:val="1"/>
        </w:numPr>
        <w:tabs>
          <w:tab w:val="left" w:pos="880"/>
          <w:tab w:val="left" w:pos="881"/>
        </w:tabs>
        <w:spacing w:before="162" w:line="259" w:lineRule="auto"/>
        <w:ind w:right="303" w:firstLine="0"/>
      </w:pPr>
      <w:r w:rsidRPr="007C0DD5">
        <w:t>The</w:t>
      </w:r>
      <w:r w:rsidRPr="007D3BA8">
        <w:t xml:space="preserve"> </w:t>
      </w:r>
      <w:r w:rsidRPr="007C0DD5">
        <w:t>provisions</w:t>
      </w:r>
      <w:r w:rsidRPr="007D3BA8">
        <w:t xml:space="preserve"> </w:t>
      </w:r>
      <w:r w:rsidRPr="007C0DD5">
        <w:t>of</w:t>
      </w:r>
      <w:r w:rsidRPr="007D3BA8">
        <w:t xml:space="preserve"> </w:t>
      </w:r>
      <w:r w:rsidRPr="007C0DD5">
        <w:t>subsections</w:t>
      </w:r>
      <w:r w:rsidRPr="007D3BA8">
        <w:t xml:space="preserve"> </w:t>
      </w:r>
      <w:r w:rsidRPr="007C0DD5">
        <w:t>(d)</w:t>
      </w:r>
      <w:r w:rsidRPr="007D3BA8">
        <w:t xml:space="preserve"> </w:t>
      </w:r>
      <w:r w:rsidRPr="007C0DD5">
        <w:t>and</w:t>
      </w:r>
      <w:r w:rsidRPr="007D3BA8">
        <w:t xml:space="preserve"> </w:t>
      </w:r>
      <w:r w:rsidRPr="007C0DD5">
        <w:t>(e)</w:t>
      </w:r>
      <w:r w:rsidRPr="007D3BA8">
        <w:t xml:space="preserve"> </w:t>
      </w:r>
      <w:r w:rsidRPr="007C0DD5">
        <w:t>do</w:t>
      </w:r>
      <w:r w:rsidRPr="007D3BA8">
        <w:t xml:space="preserve"> </w:t>
      </w:r>
      <w:r w:rsidRPr="007C0DD5">
        <w:t>not</w:t>
      </w:r>
      <w:r w:rsidRPr="007D3BA8">
        <w:t xml:space="preserve"> </w:t>
      </w:r>
      <w:r w:rsidRPr="007C0DD5">
        <w:t>apply</w:t>
      </w:r>
      <w:r w:rsidRPr="007D3BA8">
        <w:t xml:space="preserve"> </w:t>
      </w:r>
      <w:r w:rsidRPr="007C0DD5">
        <w:t>to</w:t>
      </w:r>
      <w:r w:rsidRPr="007D3BA8">
        <w:t xml:space="preserve"> </w:t>
      </w:r>
      <w:r w:rsidRPr="007C0DD5">
        <w:t>the</w:t>
      </w:r>
      <w:r w:rsidRPr="007D3BA8">
        <w:t xml:space="preserve"> </w:t>
      </w:r>
      <w:r w:rsidRPr="007C0DD5">
        <w:t>Bank</w:t>
      </w:r>
      <w:r w:rsidRPr="007D3BA8">
        <w:t xml:space="preserve"> </w:t>
      </w:r>
      <w:r w:rsidRPr="007C0DD5">
        <w:t>as</w:t>
      </w:r>
      <w:r w:rsidRPr="007D3BA8">
        <w:t xml:space="preserve"> </w:t>
      </w:r>
      <w:r w:rsidRPr="007C0DD5">
        <w:t>the</w:t>
      </w:r>
      <w:r w:rsidRPr="007D3BA8">
        <w:t xml:space="preserve"> </w:t>
      </w:r>
      <w:r w:rsidRPr="007C0DD5">
        <w:t>transferring party if the transfer is by operation of law.</w:t>
      </w:r>
    </w:p>
    <w:p w14:paraId="447989D8" w14:textId="77777777" w:rsidR="00A37436" w:rsidRPr="0013290C" w:rsidRDefault="009B363F">
      <w:pPr>
        <w:pStyle w:val="ListParagraph"/>
        <w:numPr>
          <w:ilvl w:val="0"/>
          <w:numId w:val="1"/>
        </w:numPr>
        <w:tabs>
          <w:tab w:val="left" w:pos="880"/>
          <w:tab w:val="left" w:pos="881"/>
        </w:tabs>
        <w:spacing w:line="259" w:lineRule="auto"/>
        <w:ind w:left="878" w:right="590" w:hanging="720"/>
      </w:pPr>
      <w:r w:rsidRPr="007D3BA8">
        <w:rPr>
          <w:b/>
          <w:sz w:val="24"/>
          <w:u w:val="single"/>
        </w:rPr>
        <w:t>Entire</w:t>
      </w:r>
      <w:r w:rsidRPr="007D3BA8">
        <w:rPr>
          <w:b/>
          <w:spacing w:val="-8"/>
          <w:sz w:val="24"/>
          <w:u w:val="single"/>
        </w:rPr>
        <w:t xml:space="preserve"> </w:t>
      </w:r>
      <w:r w:rsidRPr="007D3BA8">
        <w:rPr>
          <w:b/>
          <w:sz w:val="24"/>
          <w:u w:val="single"/>
        </w:rPr>
        <w:t>Agreement;</w:t>
      </w:r>
      <w:r w:rsidRPr="007D3BA8">
        <w:rPr>
          <w:b/>
          <w:spacing w:val="-6"/>
          <w:sz w:val="24"/>
          <w:u w:val="single"/>
        </w:rPr>
        <w:t xml:space="preserve"> </w:t>
      </w:r>
      <w:r w:rsidRPr="007D3BA8">
        <w:rPr>
          <w:b/>
          <w:sz w:val="24"/>
          <w:u w:val="single"/>
        </w:rPr>
        <w:t>Relation</w:t>
      </w:r>
      <w:r w:rsidRPr="007D3BA8">
        <w:rPr>
          <w:b/>
          <w:spacing w:val="-6"/>
          <w:sz w:val="24"/>
          <w:u w:val="single"/>
        </w:rPr>
        <w:t xml:space="preserve"> </w:t>
      </w:r>
      <w:r w:rsidRPr="007D3BA8">
        <w:rPr>
          <w:b/>
          <w:sz w:val="24"/>
          <w:u w:val="single"/>
        </w:rPr>
        <w:t>to</w:t>
      </w:r>
      <w:r w:rsidRPr="007D3BA8">
        <w:rPr>
          <w:b/>
          <w:spacing w:val="-6"/>
          <w:sz w:val="24"/>
          <w:u w:val="single"/>
        </w:rPr>
        <w:t xml:space="preserve"> </w:t>
      </w:r>
      <w:r w:rsidRPr="007D3BA8">
        <w:rPr>
          <w:b/>
          <w:sz w:val="24"/>
          <w:u w:val="single"/>
        </w:rPr>
        <w:t>Other</w:t>
      </w:r>
      <w:r w:rsidRPr="007D3BA8">
        <w:rPr>
          <w:b/>
          <w:spacing w:val="-6"/>
          <w:sz w:val="24"/>
          <w:u w:val="single"/>
        </w:rPr>
        <w:t xml:space="preserve"> </w:t>
      </w:r>
      <w:r w:rsidRPr="007D3BA8">
        <w:rPr>
          <w:b/>
          <w:spacing w:val="-2"/>
          <w:sz w:val="24"/>
          <w:u w:val="single"/>
        </w:rPr>
        <w:t>Agreements</w:t>
      </w:r>
      <w:r w:rsidRPr="0013290C">
        <w:rPr>
          <w:spacing w:val="-2"/>
        </w:rPr>
        <w:t>.</w:t>
      </w:r>
    </w:p>
    <w:p w14:paraId="05AA010F" w14:textId="77777777" w:rsidR="00A37436" w:rsidRPr="00336E78" w:rsidRDefault="009B363F">
      <w:pPr>
        <w:pStyle w:val="ListParagraph"/>
        <w:numPr>
          <w:ilvl w:val="1"/>
          <w:numId w:val="1"/>
        </w:numPr>
        <w:tabs>
          <w:tab w:val="left" w:pos="880"/>
          <w:tab w:val="left" w:pos="881"/>
        </w:tabs>
        <w:spacing w:before="183" w:line="259" w:lineRule="auto"/>
        <w:ind w:right="143" w:firstLine="0"/>
        <w:rPr>
          <w:sz w:val="24"/>
        </w:rPr>
      </w:pPr>
      <w:r w:rsidRPr="007410F6">
        <w:rPr>
          <w:sz w:val="24"/>
        </w:rPr>
        <w:t>This Agreement, together with any Schedules and Exhibits attached hereto, constitutes the entire agreement of the parties, and supersedes all previous and contemporaneous negotiations,</w:t>
      </w:r>
      <w:r w:rsidRPr="00543201">
        <w:rPr>
          <w:spacing w:val="-4"/>
          <w:sz w:val="24"/>
        </w:rPr>
        <w:t xml:space="preserve"> </w:t>
      </w:r>
      <w:r w:rsidRPr="00543201">
        <w:rPr>
          <w:sz w:val="24"/>
        </w:rPr>
        <w:t>understandings</w:t>
      </w:r>
      <w:r w:rsidRPr="00543201">
        <w:rPr>
          <w:spacing w:val="-4"/>
          <w:sz w:val="24"/>
        </w:rPr>
        <w:t xml:space="preserve"> </w:t>
      </w:r>
      <w:r w:rsidRPr="00543201">
        <w:rPr>
          <w:sz w:val="24"/>
        </w:rPr>
        <w:t>and</w:t>
      </w:r>
      <w:r w:rsidRPr="00543201">
        <w:rPr>
          <w:spacing w:val="-4"/>
          <w:sz w:val="24"/>
        </w:rPr>
        <w:t xml:space="preserve"> </w:t>
      </w:r>
      <w:r w:rsidRPr="00543201">
        <w:rPr>
          <w:sz w:val="24"/>
        </w:rPr>
        <w:t>agreements,</w:t>
      </w:r>
      <w:r w:rsidRPr="00543201">
        <w:rPr>
          <w:spacing w:val="-4"/>
          <w:sz w:val="24"/>
        </w:rPr>
        <w:t xml:space="preserve"> </w:t>
      </w:r>
      <w:r w:rsidRPr="00543201">
        <w:rPr>
          <w:sz w:val="24"/>
        </w:rPr>
        <w:t>with</w:t>
      </w:r>
      <w:r w:rsidRPr="00543201">
        <w:rPr>
          <w:spacing w:val="-2"/>
          <w:sz w:val="24"/>
        </w:rPr>
        <w:t xml:space="preserve"> </w:t>
      </w:r>
      <w:r w:rsidRPr="00543201">
        <w:rPr>
          <w:sz w:val="24"/>
        </w:rPr>
        <w:t>respect</w:t>
      </w:r>
      <w:r w:rsidRPr="00543201">
        <w:rPr>
          <w:spacing w:val="-4"/>
          <w:sz w:val="24"/>
        </w:rPr>
        <w:t xml:space="preserve"> </w:t>
      </w:r>
      <w:r w:rsidRPr="00543201">
        <w:rPr>
          <w:sz w:val="24"/>
        </w:rPr>
        <w:t>to</w:t>
      </w:r>
      <w:r w:rsidRPr="00754526">
        <w:rPr>
          <w:spacing w:val="-4"/>
          <w:sz w:val="24"/>
        </w:rPr>
        <w:t xml:space="preserve"> </w:t>
      </w:r>
      <w:r w:rsidRPr="00754526">
        <w:rPr>
          <w:sz w:val="24"/>
        </w:rPr>
        <w:t>its</w:t>
      </w:r>
      <w:r w:rsidRPr="009B363F">
        <w:rPr>
          <w:spacing w:val="-4"/>
          <w:sz w:val="24"/>
        </w:rPr>
        <w:t xml:space="preserve"> </w:t>
      </w:r>
      <w:r w:rsidRPr="009B363F">
        <w:rPr>
          <w:sz w:val="24"/>
        </w:rPr>
        <w:t>subject</w:t>
      </w:r>
      <w:r w:rsidRPr="009B363F">
        <w:rPr>
          <w:spacing w:val="-4"/>
          <w:sz w:val="24"/>
        </w:rPr>
        <w:t xml:space="preserve"> </w:t>
      </w:r>
      <w:r w:rsidRPr="009B363F">
        <w:rPr>
          <w:sz w:val="24"/>
        </w:rPr>
        <w:t>matter,</w:t>
      </w:r>
      <w:r w:rsidRPr="00336E78">
        <w:rPr>
          <w:spacing w:val="-4"/>
          <w:sz w:val="24"/>
        </w:rPr>
        <w:t xml:space="preserve"> </w:t>
      </w:r>
      <w:r w:rsidRPr="00336E78">
        <w:rPr>
          <w:sz w:val="24"/>
        </w:rPr>
        <w:t>all</w:t>
      </w:r>
      <w:r w:rsidRPr="00336E78">
        <w:rPr>
          <w:spacing w:val="-4"/>
          <w:sz w:val="24"/>
        </w:rPr>
        <w:t xml:space="preserve"> </w:t>
      </w:r>
      <w:r w:rsidRPr="00336E78">
        <w:rPr>
          <w:sz w:val="24"/>
        </w:rPr>
        <w:t>of</w:t>
      </w:r>
      <w:r w:rsidRPr="00336E78">
        <w:rPr>
          <w:spacing w:val="-4"/>
          <w:sz w:val="24"/>
        </w:rPr>
        <w:t xml:space="preserve"> </w:t>
      </w:r>
      <w:r w:rsidRPr="00336E78">
        <w:rPr>
          <w:sz w:val="24"/>
        </w:rPr>
        <w:t>which</w:t>
      </w:r>
      <w:r w:rsidRPr="00336E78">
        <w:rPr>
          <w:spacing w:val="-4"/>
          <w:sz w:val="24"/>
        </w:rPr>
        <w:t xml:space="preserve"> </w:t>
      </w:r>
      <w:r w:rsidRPr="00336E78">
        <w:rPr>
          <w:sz w:val="24"/>
        </w:rPr>
        <w:t>have become merged and finally integrated into this Agreement.</w:t>
      </w:r>
    </w:p>
    <w:p w14:paraId="65F74AE7" w14:textId="3628332B" w:rsidR="00A37436" w:rsidRPr="0013290C" w:rsidRDefault="009B363F">
      <w:pPr>
        <w:pStyle w:val="ListParagraph"/>
        <w:numPr>
          <w:ilvl w:val="1"/>
          <w:numId w:val="1"/>
        </w:numPr>
        <w:tabs>
          <w:tab w:val="left" w:pos="880"/>
          <w:tab w:val="left" w:pos="881"/>
        </w:tabs>
        <w:spacing w:line="259" w:lineRule="auto"/>
        <w:ind w:right="112" w:firstLine="0"/>
        <w:rPr>
          <w:sz w:val="24"/>
        </w:rPr>
      </w:pPr>
      <w:r w:rsidRPr="00212708">
        <w:rPr>
          <w:sz w:val="24"/>
        </w:rPr>
        <w:t>If this Agreement conflicts with any of the Deposit-R</w:t>
      </w:r>
      <w:r w:rsidRPr="00A424BB">
        <w:rPr>
          <w:sz w:val="24"/>
        </w:rPr>
        <w:t>elated Agreements, this Agreement will control. However, this Agreement will not (i) derogate from any Claim or defense that the Bank</w:t>
      </w:r>
      <w:r w:rsidRPr="00A424BB">
        <w:rPr>
          <w:spacing w:val="-3"/>
          <w:sz w:val="24"/>
        </w:rPr>
        <w:t xml:space="preserve"> </w:t>
      </w:r>
      <w:r w:rsidRPr="00A424BB">
        <w:rPr>
          <w:sz w:val="24"/>
        </w:rPr>
        <w:t>may</w:t>
      </w:r>
      <w:r w:rsidRPr="007C0DD5">
        <w:rPr>
          <w:spacing w:val="-3"/>
          <w:sz w:val="24"/>
        </w:rPr>
        <w:t xml:space="preserve"> </w:t>
      </w:r>
      <w:r w:rsidRPr="007C0DD5">
        <w:rPr>
          <w:sz w:val="24"/>
        </w:rPr>
        <w:t>have</w:t>
      </w:r>
      <w:r w:rsidRPr="007C0DD5">
        <w:rPr>
          <w:spacing w:val="-4"/>
          <w:sz w:val="24"/>
        </w:rPr>
        <w:t xml:space="preserve"> </w:t>
      </w:r>
      <w:r w:rsidRPr="007C0DD5">
        <w:rPr>
          <w:sz w:val="24"/>
        </w:rPr>
        <w:t>against</w:t>
      </w:r>
      <w:r w:rsidRPr="007C0DD5">
        <w:rPr>
          <w:spacing w:val="-3"/>
          <w:sz w:val="24"/>
        </w:rPr>
        <w:t xml:space="preserve"> </w:t>
      </w:r>
      <w:r w:rsidRPr="007C0DD5">
        <w:rPr>
          <w:sz w:val="24"/>
        </w:rPr>
        <w:t>the</w:t>
      </w:r>
      <w:r w:rsidRPr="007C0DD5">
        <w:rPr>
          <w:spacing w:val="-3"/>
          <w:sz w:val="24"/>
        </w:rPr>
        <w:t xml:space="preserve"> </w:t>
      </w:r>
      <w:r w:rsidRPr="007C0DD5">
        <w:rPr>
          <w:sz w:val="24"/>
        </w:rPr>
        <w:t>Debtor</w:t>
      </w:r>
      <w:r w:rsidRPr="007C0DD5">
        <w:rPr>
          <w:spacing w:val="-3"/>
          <w:sz w:val="24"/>
        </w:rPr>
        <w:t xml:space="preserve"> or the Platform </w:t>
      </w:r>
      <w:r w:rsidRPr="007C0DD5">
        <w:rPr>
          <w:sz w:val="24"/>
        </w:rPr>
        <w:t>under</w:t>
      </w:r>
      <w:r w:rsidRPr="007C0DD5">
        <w:rPr>
          <w:spacing w:val="-3"/>
          <w:sz w:val="24"/>
        </w:rPr>
        <w:t xml:space="preserve"> </w:t>
      </w:r>
      <w:r w:rsidRPr="007C0DD5">
        <w:rPr>
          <w:sz w:val="24"/>
        </w:rPr>
        <w:t>any</w:t>
      </w:r>
      <w:r w:rsidRPr="007C0DD5">
        <w:rPr>
          <w:spacing w:val="-3"/>
          <w:sz w:val="24"/>
        </w:rPr>
        <w:t xml:space="preserve"> </w:t>
      </w:r>
      <w:r w:rsidRPr="007C0DD5">
        <w:rPr>
          <w:sz w:val="24"/>
        </w:rPr>
        <w:t>of</w:t>
      </w:r>
      <w:r w:rsidRPr="007C0DD5">
        <w:rPr>
          <w:spacing w:val="-3"/>
          <w:sz w:val="24"/>
        </w:rPr>
        <w:t xml:space="preserve"> </w:t>
      </w:r>
      <w:r w:rsidRPr="007C0DD5">
        <w:rPr>
          <w:sz w:val="24"/>
        </w:rPr>
        <w:t>the</w:t>
      </w:r>
      <w:r w:rsidRPr="007C0DD5">
        <w:rPr>
          <w:spacing w:val="-5"/>
          <w:sz w:val="24"/>
        </w:rPr>
        <w:t xml:space="preserve"> </w:t>
      </w:r>
      <w:r w:rsidRPr="007C0DD5">
        <w:rPr>
          <w:sz w:val="24"/>
        </w:rPr>
        <w:t>Deposit-Related</w:t>
      </w:r>
      <w:r w:rsidRPr="007C0DD5">
        <w:rPr>
          <w:spacing w:val="-3"/>
          <w:sz w:val="24"/>
        </w:rPr>
        <w:t xml:space="preserve"> </w:t>
      </w:r>
      <w:r w:rsidRPr="007B01BD">
        <w:rPr>
          <w:sz w:val="24"/>
        </w:rPr>
        <w:t>Agreements</w:t>
      </w:r>
      <w:r w:rsidRPr="0013290C">
        <w:rPr>
          <w:sz w:val="24"/>
        </w:rPr>
        <w:t>,</w:t>
      </w:r>
      <w:r w:rsidRPr="0013290C">
        <w:rPr>
          <w:spacing w:val="-4"/>
          <w:sz w:val="24"/>
        </w:rPr>
        <w:t xml:space="preserve"> </w:t>
      </w:r>
      <w:r w:rsidRPr="0013290C">
        <w:rPr>
          <w:sz w:val="24"/>
        </w:rPr>
        <w:t>or</w:t>
      </w:r>
      <w:r w:rsidRPr="0013290C">
        <w:rPr>
          <w:spacing w:val="-4"/>
          <w:sz w:val="24"/>
        </w:rPr>
        <w:t xml:space="preserve"> </w:t>
      </w:r>
      <w:r w:rsidRPr="0013290C">
        <w:rPr>
          <w:sz w:val="24"/>
        </w:rPr>
        <w:t>(ii)</w:t>
      </w:r>
      <w:r w:rsidRPr="0013290C">
        <w:rPr>
          <w:spacing w:val="-4"/>
          <w:sz w:val="24"/>
        </w:rPr>
        <w:t xml:space="preserve"> </w:t>
      </w:r>
      <w:r w:rsidRPr="0013290C">
        <w:rPr>
          <w:sz w:val="24"/>
        </w:rPr>
        <w:t>create</w:t>
      </w:r>
      <w:r w:rsidRPr="0013290C">
        <w:rPr>
          <w:spacing w:val="-4"/>
          <w:sz w:val="24"/>
        </w:rPr>
        <w:t xml:space="preserve"> </w:t>
      </w:r>
      <w:r w:rsidRPr="0013290C">
        <w:rPr>
          <w:sz w:val="24"/>
        </w:rPr>
        <w:t>any third-party beneficiary rights under any of the Deposit-Related Agreements in favor of the Secured Party or any other party.</w:t>
      </w:r>
    </w:p>
    <w:p w14:paraId="5B01716F" w14:textId="77777777" w:rsidR="00A37436" w:rsidRPr="0013290C" w:rsidRDefault="009B363F">
      <w:pPr>
        <w:pStyle w:val="ListParagraph"/>
        <w:numPr>
          <w:ilvl w:val="1"/>
          <w:numId w:val="1"/>
        </w:numPr>
        <w:tabs>
          <w:tab w:val="left" w:pos="904"/>
          <w:tab w:val="left" w:pos="905"/>
        </w:tabs>
        <w:spacing w:line="259" w:lineRule="auto"/>
        <w:ind w:right="206" w:firstLine="0"/>
        <w:rPr>
          <w:sz w:val="24"/>
        </w:rPr>
      </w:pPr>
      <w:r w:rsidRPr="0013290C">
        <w:rPr>
          <w:sz w:val="24"/>
        </w:rPr>
        <w:t>This</w:t>
      </w:r>
      <w:r w:rsidRPr="0013290C">
        <w:rPr>
          <w:spacing w:val="-4"/>
          <w:sz w:val="24"/>
        </w:rPr>
        <w:t xml:space="preserve"> </w:t>
      </w:r>
      <w:r w:rsidRPr="0013290C">
        <w:rPr>
          <w:sz w:val="24"/>
        </w:rPr>
        <w:t>Agreement</w:t>
      </w:r>
      <w:r w:rsidRPr="0013290C">
        <w:rPr>
          <w:spacing w:val="-2"/>
          <w:sz w:val="24"/>
        </w:rPr>
        <w:t xml:space="preserve"> </w:t>
      </w:r>
      <w:r w:rsidRPr="0013290C">
        <w:rPr>
          <w:sz w:val="24"/>
        </w:rPr>
        <w:t>does</w:t>
      </w:r>
      <w:r w:rsidRPr="0013290C">
        <w:rPr>
          <w:spacing w:val="-3"/>
          <w:sz w:val="24"/>
        </w:rPr>
        <w:t xml:space="preserve"> </w:t>
      </w:r>
      <w:r w:rsidRPr="0013290C">
        <w:rPr>
          <w:sz w:val="24"/>
        </w:rPr>
        <w:t>not</w:t>
      </w:r>
      <w:r w:rsidRPr="0013290C">
        <w:rPr>
          <w:spacing w:val="-3"/>
          <w:sz w:val="24"/>
        </w:rPr>
        <w:t xml:space="preserve"> </w:t>
      </w:r>
      <w:r w:rsidRPr="0013290C">
        <w:rPr>
          <w:sz w:val="24"/>
        </w:rPr>
        <w:t>amend</w:t>
      </w:r>
      <w:r w:rsidRPr="0013290C">
        <w:rPr>
          <w:spacing w:val="-3"/>
          <w:sz w:val="24"/>
        </w:rPr>
        <w:t xml:space="preserve"> </w:t>
      </w:r>
      <w:r w:rsidRPr="0013290C">
        <w:rPr>
          <w:sz w:val="24"/>
        </w:rPr>
        <w:t>or</w:t>
      </w:r>
      <w:r w:rsidRPr="0013290C">
        <w:rPr>
          <w:spacing w:val="-5"/>
          <w:sz w:val="24"/>
        </w:rPr>
        <w:t xml:space="preserve"> </w:t>
      </w:r>
      <w:r w:rsidRPr="0013290C">
        <w:rPr>
          <w:sz w:val="24"/>
        </w:rPr>
        <w:t>otherwise</w:t>
      </w:r>
      <w:r w:rsidRPr="0013290C">
        <w:rPr>
          <w:spacing w:val="-4"/>
          <w:sz w:val="24"/>
        </w:rPr>
        <w:t xml:space="preserve"> </w:t>
      </w:r>
      <w:r w:rsidRPr="0013290C">
        <w:rPr>
          <w:sz w:val="24"/>
        </w:rPr>
        <w:t>modify</w:t>
      </w:r>
      <w:r w:rsidRPr="0013290C">
        <w:rPr>
          <w:spacing w:val="-3"/>
          <w:sz w:val="24"/>
        </w:rPr>
        <w:t xml:space="preserve"> </w:t>
      </w:r>
      <w:r w:rsidRPr="0013290C">
        <w:rPr>
          <w:sz w:val="24"/>
        </w:rPr>
        <w:t>any</w:t>
      </w:r>
      <w:r w:rsidRPr="0013290C">
        <w:rPr>
          <w:spacing w:val="-3"/>
          <w:sz w:val="24"/>
        </w:rPr>
        <w:t xml:space="preserve"> </w:t>
      </w:r>
      <w:r w:rsidRPr="0013290C">
        <w:rPr>
          <w:sz w:val="24"/>
        </w:rPr>
        <w:t>of</w:t>
      </w:r>
      <w:r w:rsidRPr="0013290C">
        <w:rPr>
          <w:spacing w:val="-4"/>
          <w:sz w:val="24"/>
        </w:rPr>
        <w:t xml:space="preserve"> </w:t>
      </w:r>
      <w:r w:rsidRPr="0013290C">
        <w:rPr>
          <w:sz w:val="24"/>
        </w:rPr>
        <w:t>the</w:t>
      </w:r>
      <w:r w:rsidRPr="0013290C">
        <w:rPr>
          <w:spacing w:val="-3"/>
          <w:sz w:val="24"/>
        </w:rPr>
        <w:t xml:space="preserve"> </w:t>
      </w:r>
      <w:r w:rsidRPr="0013290C">
        <w:rPr>
          <w:sz w:val="24"/>
        </w:rPr>
        <w:t>agreements</w:t>
      </w:r>
      <w:r w:rsidRPr="0013290C">
        <w:rPr>
          <w:spacing w:val="-3"/>
          <w:sz w:val="24"/>
        </w:rPr>
        <w:t xml:space="preserve"> </w:t>
      </w:r>
      <w:r w:rsidRPr="0013290C">
        <w:rPr>
          <w:sz w:val="24"/>
        </w:rPr>
        <w:t>between</w:t>
      </w:r>
      <w:r w:rsidRPr="0013290C">
        <w:rPr>
          <w:spacing w:val="-3"/>
          <w:sz w:val="24"/>
        </w:rPr>
        <w:t xml:space="preserve"> </w:t>
      </w:r>
      <w:r w:rsidRPr="0013290C">
        <w:rPr>
          <w:sz w:val="24"/>
        </w:rPr>
        <w:t>the Debtor and the Secured Party or provide any rights for the Debtor to originate a Disposition Instruction in contravention of any agreement between the Debtor and the Secured Party.</w:t>
      </w:r>
    </w:p>
    <w:p w14:paraId="61699048" w14:textId="77777777" w:rsidR="00A37436" w:rsidRPr="007D3BA8" w:rsidRDefault="009B363F" w:rsidP="007410F6">
      <w:pPr>
        <w:pStyle w:val="ListParagraph"/>
        <w:numPr>
          <w:ilvl w:val="1"/>
          <w:numId w:val="1"/>
        </w:numPr>
        <w:tabs>
          <w:tab w:val="left" w:pos="881"/>
        </w:tabs>
        <w:spacing w:before="182" w:line="259" w:lineRule="auto"/>
        <w:ind w:right="324" w:firstLine="0"/>
        <w:jc w:val="both"/>
      </w:pPr>
      <w:r w:rsidRPr="007D3BA8">
        <w:t>Nothing contained in the Agreement shall create any agency, fiduciary, joint venture or partnership relationship between Bank and Debtor, the Platform or Secured Party. Debtor and Secured Party agree that nothing contained in this Agreement, nor any course of dealing among the parties to this Agreement, shall constitute a commitment or other obligation on the part of Bank to extend credit to Debtor, the Platform or Secured Party.</w:t>
      </w:r>
    </w:p>
    <w:p w14:paraId="29D0F5A5" w14:textId="77777777" w:rsidR="00A37436" w:rsidRPr="00336E78" w:rsidRDefault="009B363F">
      <w:pPr>
        <w:pStyle w:val="Heading2"/>
        <w:numPr>
          <w:ilvl w:val="0"/>
          <w:numId w:val="1"/>
        </w:numPr>
        <w:tabs>
          <w:tab w:val="left" w:pos="880"/>
          <w:tab w:val="left" w:pos="881"/>
        </w:tabs>
        <w:spacing w:before="159"/>
        <w:ind w:left="880" w:hanging="721"/>
        <w:rPr>
          <w:b w:val="0"/>
          <w:u w:val="none"/>
        </w:rPr>
      </w:pPr>
      <w:r w:rsidRPr="00543201">
        <w:t>Governing</w:t>
      </w:r>
      <w:r w:rsidRPr="00543201">
        <w:rPr>
          <w:spacing w:val="-3"/>
        </w:rPr>
        <w:t xml:space="preserve"> </w:t>
      </w:r>
      <w:r w:rsidRPr="00754526">
        <w:t>Law</w:t>
      </w:r>
      <w:r w:rsidRPr="00754526">
        <w:rPr>
          <w:spacing w:val="-3"/>
        </w:rPr>
        <w:t xml:space="preserve"> </w:t>
      </w:r>
      <w:r w:rsidRPr="009B363F">
        <w:t>and</w:t>
      </w:r>
      <w:r w:rsidRPr="009B363F">
        <w:rPr>
          <w:spacing w:val="-2"/>
        </w:rPr>
        <w:t xml:space="preserve"> </w:t>
      </w:r>
      <w:r w:rsidRPr="009B363F">
        <w:t>Waiver</w:t>
      </w:r>
      <w:r w:rsidRPr="009B363F">
        <w:rPr>
          <w:spacing w:val="-5"/>
        </w:rPr>
        <w:t xml:space="preserve"> </w:t>
      </w:r>
      <w:r w:rsidRPr="00336E78">
        <w:t>of</w:t>
      </w:r>
      <w:r w:rsidRPr="00336E78">
        <w:rPr>
          <w:spacing w:val="-2"/>
        </w:rPr>
        <w:t xml:space="preserve"> </w:t>
      </w:r>
      <w:r w:rsidRPr="00336E78">
        <w:t>Jury</w:t>
      </w:r>
      <w:r w:rsidRPr="00336E78">
        <w:rPr>
          <w:spacing w:val="-3"/>
        </w:rPr>
        <w:t xml:space="preserve"> </w:t>
      </w:r>
      <w:r w:rsidRPr="00336E78">
        <w:rPr>
          <w:spacing w:val="-2"/>
        </w:rPr>
        <w:t>Trial</w:t>
      </w:r>
      <w:r w:rsidRPr="00336E78">
        <w:rPr>
          <w:b w:val="0"/>
          <w:spacing w:val="-2"/>
          <w:u w:val="none"/>
        </w:rPr>
        <w:t>.</w:t>
      </w:r>
    </w:p>
    <w:p w14:paraId="506C8C76" w14:textId="77777777" w:rsidR="00A37436" w:rsidRPr="007C0DD5" w:rsidRDefault="009B363F">
      <w:pPr>
        <w:pStyle w:val="ListParagraph"/>
        <w:numPr>
          <w:ilvl w:val="1"/>
          <w:numId w:val="1"/>
        </w:numPr>
        <w:tabs>
          <w:tab w:val="left" w:pos="881"/>
        </w:tabs>
        <w:spacing w:before="182" w:line="259" w:lineRule="auto"/>
        <w:ind w:right="324" w:firstLine="0"/>
        <w:jc w:val="both"/>
        <w:rPr>
          <w:sz w:val="24"/>
        </w:rPr>
      </w:pPr>
      <w:r w:rsidRPr="00336E78">
        <w:rPr>
          <w:sz w:val="24"/>
        </w:rPr>
        <w:t>Except</w:t>
      </w:r>
      <w:r w:rsidRPr="00336E78">
        <w:rPr>
          <w:spacing w:val="-4"/>
          <w:sz w:val="24"/>
        </w:rPr>
        <w:t xml:space="preserve"> </w:t>
      </w:r>
      <w:r w:rsidRPr="00212708">
        <w:rPr>
          <w:sz w:val="24"/>
        </w:rPr>
        <w:t>as</w:t>
      </w:r>
      <w:r w:rsidRPr="00212708">
        <w:rPr>
          <w:spacing w:val="-3"/>
          <w:sz w:val="24"/>
        </w:rPr>
        <w:t xml:space="preserve"> </w:t>
      </w:r>
      <w:r w:rsidRPr="00212708">
        <w:rPr>
          <w:sz w:val="24"/>
        </w:rPr>
        <w:t>otherwise</w:t>
      </w:r>
      <w:r w:rsidRPr="00A424BB">
        <w:rPr>
          <w:spacing w:val="-4"/>
          <w:sz w:val="24"/>
        </w:rPr>
        <w:t xml:space="preserve"> </w:t>
      </w:r>
      <w:r w:rsidRPr="00A424BB">
        <w:rPr>
          <w:sz w:val="24"/>
        </w:rPr>
        <w:t>required</w:t>
      </w:r>
      <w:r w:rsidRPr="00A424BB">
        <w:rPr>
          <w:spacing w:val="-2"/>
          <w:sz w:val="24"/>
        </w:rPr>
        <w:t xml:space="preserve"> </w:t>
      </w:r>
      <w:r w:rsidRPr="00A424BB">
        <w:rPr>
          <w:sz w:val="24"/>
        </w:rPr>
        <w:t>by</w:t>
      </w:r>
      <w:r w:rsidRPr="007C0DD5">
        <w:rPr>
          <w:spacing w:val="-3"/>
          <w:sz w:val="24"/>
        </w:rPr>
        <w:t xml:space="preserve"> </w:t>
      </w:r>
      <w:r w:rsidRPr="007C0DD5">
        <w:rPr>
          <w:sz w:val="24"/>
        </w:rPr>
        <w:t>Article</w:t>
      </w:r>
      <w:r w:rsidRPr="007C0DD5">
        <w:rPr>
          <w:spacing w:val="-3"/>
          <w:sz w:val="24"/>
        </w:rPr>
        <w:t xml:space="preserve"> </w:t>
      </w:r>
      <w:r w:rsidRPr="007C0DD5">
        <w:rPr>
          <w:sz w:val="24"/>
        </w:rPr>
        <w:t>9</w:t>
      </w:r>
      <w:r w:rsidRPr="007C0DD5">
        <w:rPr>
          <w:spacing w:val="-3"/>
          <w:sz w:val="24"/>
        </w:rPr>
        <w:t xml:space="preserve"> </w:t>
      </w:r>
      <w:r w:rsidRPr="007C0DD5">
        <w:rPr>
          <w:sz w:val="24"/>
        </w:rPr>
        <w:t>of</w:t>
      </w:r>
      <w:r w:rsidRPr="007C0DD5">
        <w:rPr>
          <w:spacing w:val="-5"/>
          <w:sz w:val="24"/>
        </w:rPr>
        <w:t xml:space="preserve"> </w:t>
      </w:r>
      <w:r w:rsidRPr="007C0DD5">
        <w:rPr>
          <w:sz w:val="24"/>
        </w:rPr>
        <w:t>the</w:t>
      </w:r>
      <w:r w:rsidRPr="007C0DD5">
        <w:rPr>
          <w:spacing w:val="-4"/>
          <w:sz w:val="24"/>
        </w:rPr>
        <w:t xml:space="preserve"> </w:t>
      </w:r>
      <w:r w:rsidRPr="007C0DD5">
        <w:rPr>
          <w:sz w:val="24"/>
        </w:rPr>
        <w:t>UCC,</w:t>
      </w:r>
      <w:r w:rsidRPr="007C0DD5">
        <w:rPr>
          <w:spacing w:val="-3"/>
          <w:sz w:val="24"/>
        </w:rPr>
        <w:t xml:space="preserve"> </w:t>
      </w:r>
      <w:r w:rsidRPr="007C0DD5">
        <w:rPr>
          <w:sz w:val="24"/>
        </w:rPr>
        <w:t>this</w:t>
      </w:r>
      <w:r w:rsidRPr="007C0DD5">
        <w:rPr>
          <w:spacing w:val="-3"/>
          <w:sz w:val="24"/>
        </w:rPr>
        <w:t xml:space="preserve"> </w:t>
      </w:r>
      <w:r w:rsidRPr="007C0DD5">
        <w:rPr>
          <w:sz w:val="24"/>
        </w:rPr>
        <w:t>Agreement</w:t>
      </w:r>
      <w:r w:rsidRPr="007C0DD5">
        <w:rPr>
          <w:spacing w:val="-3"/>
          <w:sz w:val="24"/>
        </w:rPr>
        <w:t xml:space="preserve"> </w:t>
      </w:r>
      <w:r w:rsidRPr="007C0DD5">
        <w:rPr>
          <w:sz w:val="24"/>
        </w:rPr>
        <w:t>will</w:t>
      </w:r>
      <w:r w:rsidRPr="007C0DD5">
        <w:rPr>
          <w:spacing w:val="-3"/>
          <w:sz w:val="24"/>
        </w:rPr>
        <w:t xml:space="preserve"> </w:t>
      </w:r>
      <w:r w:rsidRPr="007C0DD5">
        <w:rPr>
          <w:sz w:val="24"/>
        </w:rPr>
        <w:t>be</w:t>
      </w:r>
      <w:r w:rsidRPr="007C0DD5">
        <w:rPr>
          <w:spacing w:val="-4"/>
          <w:sz w:val="24"/>
        </w:rPr>
        <w:t xml:space="preserve"> </w:t>
      </w:r>
      <w:r w:rsidRPr="007C0DD5">
        <w:rPr>
          <w:sz w:val="24"/>
        </w:rPr>
        <w:t>governed by the law of</w:t>
      </w:r>
      <w:r w:rsidRPr="007C0DD5">
        <w:rPr>
          <w:spacing w:val="-1"/>
          <w:sz w:val="24"/>
        </w:rPr>
        <w:t xml:space="preserve"> </w:t>
      </w:r>
      <w:r w:rsidRPr="007C0DD5">
        <w:rPr>
          <w:sz w:val="24"/>
        </w:rPr>
        <w:t>the State of New York without giving effect to any choice of law rule that would require the application of the law of another jurisdiction.</w:t>
      </w:r>
    </w:p>
    <w:p w14:paraId="6F557CAE" w14:textId="77777777" w:rsidR="00A37436" w:rsidRPr="007C0DD5" w:rsidRDefault="009B363F" w:rsidP="007D3BA8">
      <w:pPr>
        <w:pStyle w:val="Heading1"/>
        <w:numPr>
          <w:ilvl w:val="1"/>
          <w:numId w:val="1"/>
        </w:numPr>
        <w:tabs>
          <w:tab w:val="left" w:pos="880"/>
          <w:tab w:val="left" w:pos="881"/>
        </w:tabs>
        <w:spacing w:before="160" w:line="259" w:lineRule="auto"/>
        <w:ind w:right="205" w:firstLine="0"/>
        <w:jc w:val="left"/>
        <w:rPr>
          <w:b w:val="0"/>
        </w:rPr>
      </w:pPr>
      <w:r w:rsidRPr="007C0DD5">
        <w:t>TO THE EXTENT PERMITTED BY APPLICABLE LAW, EACH PARTY WAIVES ALL RIGHTS TO TRIAL BY JURY IN ANY ACTION, CLAIM OR PROCEEDING</w:t>
      </w:r>
      <w:r w:rsidRPr="007C0DD5">
        <w:rPr>
          <w:spacing w:val="-5"/>
        </w:rPr>
        <w:t xml:space="preserve"> </w:t>
      </w:r>
      <w:r w:rsidRPr="007C0DD5">
        <w:t>(INCLUDING</w:t>
      </w:r>
      <w:r w:rsidRPr="007C0DD5">
        <w:rPr>
          <w:spacing w:val="-5"/>
        </w:rPr>
        <w:t xml:space="preserve"> </w:t>
      </w:r>
      <w:r w:rsidRPr="007C0DD5">
        <w:t>ANY</w:t>
      </w:r>
      <w:r w:rsidRPr="007C0DD5">
        <w:rPr>
          <w:spacing w:val="-5"/>
        </w:rPr>
        <w:t xml:space="preserve"> </w:t>
      </w:r>
      <w:r w:rsidRPr="007C0DD5">
        <w:t>COUNTERCLAIM)</w:t>
      </w:r>
      <w:r w:rsidRPr="007C0DD5">
        <w:rPr>
          <w:spacing w:val="-6"/>
        </w:rPr>
        <w:t xml:space="preserve"> </w:t>
      </w:r>
      <w:r w:rsidRPr="007C0DD5">
        <w:t>OF</w:t>
      </w:r>
      <w:r w:rsidRPr="007C0DD5">
        <w:rPr>
          <w:spacing w:val="-6"/>
        </w:rPr>
        <w:t xml:space="preserve"> </w:t>
      </w:r>
      <w:r w:rsidRPr="007C0DD5">
        <w:t>ANY</w:t>
      </w:r>
      <w:r w:rsidRPr="007C0DD5">
        <w:rPr>
          <w:spacing w:val="-6"/>
        </w:rPr>
        <w:t xml:space="preserve"> </w:t>
      </w:r>
      <w:r w:rsidRPr="007C0DD5">
        <w:t>TYPE</w:t>
      </w:r>
      <w:r w:rsidRPr="007C0DD5">
        <w:rPr>
          <w:spacing w:val="-5"/>
        </w:rPr>
        <w:t xml:space="preserve"> </w:t>
      </w:r>
      <w:r w:rsidRPr="007C0DD5">
        <w:t>ARISING</w:t>
      </w:r>
      <w:r w:rsidRPr="007C0DD5">
        <w:rPr>
          <w:spacing w:val="-5"/>
        </w:rPr>
        <w:t xml:space="preserve"> </w:t>
      </w:r>
      <w:r w:rsidRPr="007C0DD5">
        <w:t>OUT OF OR DIRECTLY OR INDIRECTLY RELATING TO THIS AGREEMENT</w:t>
      </w:r>
      <w:r w:rsidRPr="007C0DD5">
        <w:rPr>
          <w:b w:val="0"/>
        </w:rPr>
        <w:t>.</w:t>
      </w:r>
    </w:p>
    <w:p w14:paraId="3D9D1C0B" w14:textId="77777777" w:rsidR="00A37436" w:rsidRPr="0013290C" w:rsidRDefault="009B363F">
      <w:pPr>
        <w:pStyle w:val="Heading2"/>
        <w:numPr>
          <w:ilvl w:val="0"/>
          <w:numId w:val="1"/>
        </w:numPr>
        <w:tabs>
          <w:tab w:val="left" w:pos="880"/>
          <w:tab w:val="left" w:pos="881"/>
        </w:tabs>
        <w:spacing w:before="159"/>
        <w:ind w:left="880" w:hanging="721"/>
        <w:rPr>
          <w:b w:val="0"/>
          <w:u w:val="none"/>
        </w:rPr>
      </w:pPr>
      <w:r w:rsidRPr="007B01BD">
        <w:rPr>
          <w:spacing w:val="-2"/>
        </w:rPr>
        <w:t>Miscellaneous</w:t>
      </w:r>
      <w:r w:rsidRPr="0013290C">
        <w:rPr>
          <w:b w:val="0"/>
          <w:spacing w:val="-2"/>
          <w:u w:val="none"/>
        </w:rPr>
        <w:t>.</w:t>
      </w:r>
    </w:p>
    <w:p w14:paraId="4F499D26" w14:textId="77777777" w:rsidR="00A37436" w:rsidRPr="0013290C" w:rsidRDefault="009B363F">
      <w:pPr>
        <w:pStyle w:val="ListParagraph"/>
        <w:numPr>
          <w:ilvl w:val="1"/>
          <w:numId w:val="1"/>
        </w:numPr>
        <w:tabs>
          <w:tab w:val="left" w:pos="880"/>
          <w:tab w:val="left" w:pos="881"/>
        </w:tabs>
        <w:spacing w:before="182" w:line="259" w:lineRule="auto"/>
        <w:ind w:right="232" w:firstLine="0"/>
        <w:rPr>
          <w:sz w:val="24"/>
        </w:rPr>
      </w:pPr>
      <w:r w:rsidRPr="0013290C">
        <w:rPr>
          <w:sz w:val="24"/>
        </w:rPr>
        <w:t>No</w:t>
      </w:r>
      <w:r w:rsidRPr="0013290C">
        <w:rPr>
          <w:spacing w:val="-3"/>
          <w:sz w:val="24"/>
        </w:rPr>
        <w:t xml:space="preserve"> </w:t>
      </w:r>
      <w:r w:rsidRPr="0013290C">
        <w:rPr>
          <w:sz w:val="24"/>
        </w:rPr>
        <w:t>amendment</w:t>
      </w:r>
      <w:r w:rsidRPr="0013290C">
        <w:rPr>
          <w:spacing w:val="-3"/>
          <w:sz w:val="24"/>
        </w:rPr>
        <w:t xml:space="preserve"> </w:t>
      </w:r>
      <w:r w:rsidRPr="0013290C">
        <w:rPr>
          <w:sz w:val="24"/>
        </w:rPr>
        <w:t>to</w:t>
      </w:r>
      <w:r w:rsidRPr="0013290C">
        <w:rPr>
          <w:spacing w:val="-3"/>
          <w:sz w:val="24"/>
        </w:rPr>
        <w:t xml:space="preserve"> </w:t>
      </w:r>
      <w:r w:rsidRPr="0013290C">
        <w:rPr>
          <w:sz w:val="24"/>
        </w:rPr>
        <w:t>this</w:t>
      </w:r>
      <w:r w:rsidRPr="0013290C">
        <w:rPr>
          <w:spacing w:val="-2"/>
          <w:sz w:val="24"/>
        </w:rPr>
        <w:t xml:space="preserve"> </w:t>
      </w:r>
      <w:r w:rsidRPr="0013290C">
        <w:rPr>
          <w:sz w:val="24"/>
        </w:rPr>
        <w:t>Agreement</w:t>
      </w:r>
      <w:r w:rsidRPr="0013290C">
        <w:rPr>
          <w:spacing w:val="-3"/>
          <w:sz w:val="24"/>
        </w:rPr>
        <w:t xml:space="preserve"> </w:t>
      </w:r>
      <w:r w:rsidRPr="0013290C">
        <w:rPr>
          <w:sz w:val="24"/>
        </w:rPr>
        <w:t>will</w:t>
      </w:r>
      <w:r w:rsidRPr="0013290C">
        <w:rPr>
          <w:spacing w:val="-3"/>
          <w:sz w:val="24"/>
        </w:rPr>
        <w:t xml:space="preserve"> </w:t>
      </w:r>
      <w:r w:rsidRPr="0013290C">
        <w:rPr>
          <w:sz w:val="24"/>
        </w:rPr>
        <w:t>be</w:t>
      </w:r>
      <w:r w:rsidRPr="0013290C">
        <w:rPr>
          <w:spacing w:val="-4"/>
          <w:sz w:val="24"/>
        </w:rPr>
        <w:t xml:space="preserve"> </w:t>
      </w:r>
      <w:r w:rsidRPr="0013290C">
        <w:rPr>
          <w:sz w:val="24"/>
        </w:rPr>
        <w:t>binding</w:t>
      </w:r>
      <w:r w:rsidRPr="0013290C">
        <w:rPr>
          <w:spacing w:val="-1"/>
          <w:sz w:val="24"/>
        </w:rPr>
        <w:t xml:space="preserve"> </w:t>
      </w:r>
      <w:r w:rsidRPr="0013290C">
        <w:rPr>
          <w:sz w:val="24"/>
        </w:rPr>
        <w:t>on</w:t>
      </w:r>
      <w:r w:rsidRPr="0013290C">
        <w:rPr>
          <w:spacing w:val="-3"/>
          <w:sz w:val="24"/>
        </w:rPr>
        <w:t xml:space="preserve"> </w:t>
      </w:r>
      <w:r w:rsidRPr="0013290C">
        <w:rPr>
          <w:sz w:val="24"/>
        </w:rPr>
        <w:t>any</w:t>
      </w:r>
      <w:r w:rsidRPr="0013290C">
        <w:rPr>
          <w:spacing w:val="-3"/>
          <w:sz w:val="24"/>
        </w:rPr>
        <w:t xml:space="preserve"> </w:t>
      </w:r>
      <w:r w:rsidRPr="0013290C">
        <w:rPr>
          <w:sz w:val="24"/>
        </w:rPr>
        <w:t>party</w:t>
      </w:r>
      <w:r w:rsidRPr="0013290C">
        <w:rPr>
          <w:spacing w:val="-3"/>
          <w:sz w:val="24"/>
        </w:rPr>
        <w:t xml:space="preserve"> </w:t>
      </w:r>
      <w:r w:rsidRPr="0013290C">
        <w:rPr>
          <w:sz w:val="24"/>
        </w:rPr>
        <w:t>unless</w:t>
      </w:r>
      <w:r w:rsidRPr="0013290C">
        <w:rPr>
          <w:spacing w:val="-3"/>
          <w:sz w:val="24"/>
        </w:rPr>
        <w:t xml:space="preserve"> </w:t>
      </w:r>
      <w:r w:rsidRPr="0013290C">
        <w:rPr>
          <w:sz w:val="24"/>
        </w:rPr>
        <w:t>it</w:t>
      </w:r>
      <w:r w:rsidRPr="0013290C">
        <w:rPr>
          <w:spacing w:val="-3"/>
          <w:sz w:val="24"/>
        </w:rPr>
        <w:t xml:space="preserve"> </w:t>
      </w:r>
      <w:r w:rsidRPr="0013290C">
        <w:rPr>
          <w:sz w:val="24"/>
        </w:rPr>
        <w:t>is</w:t>
      </w:r>
      <w:r w:rsidRPr="0013290C">
        <w:rPr>
          <w:spacing w:val="-3"/>
          <w:sz w:val="24"/>
        </w:rPr>
        <w:t xml:space="preserve"> </w:t>
      </w:r>
      <w:r w:rsidRPr="0013290C">
        <w:rPr>
          <w:sz w:val="24"/>
        </w:rPr>
        <w:t>in</w:t>
      </w:r>
      <w:r w:rsidRPr="0013290C">
        <w:rPr>
          <w:spacing w:val="-3"/>
          <w:sz w:val="24"/>
        </w:rPr>
        <w:t xml:space="preserve"> </w:t>
      </w:r>
      <w:r w:rsidRPr="0013290C">
        <w:rPr>
          <w:sz w:val="24"/>
        </w:rPr>
        <w:t>writing</w:t>
      </w:r>
      <w:r w:rsidRPr="0013290C">
        <w:rPr>
          <w:spacing w:val="-3"/>
          <w:sz w:val="24"/>
        </w:rPr>
        <w:t xml:space="preserve"> </w:t>
      </w:r>
      <w:r w:rsidRPr="0013290C">
        <w:rPr>
          <w:sz w:val="24"/>
        </w:rPr>
        <w:t>and signed by all of the parties. Any provision of this Agreement benefiting a party may be waived only by a writing signed by that party.</w:t>
      </w:r>
    </w:p>
    <w:p w14:paraId="561E9BC3" w14:textId="77777777" w:rsidR="00A37436" w:rsidRPr="0013290C" w:rsidRDefault="009B363F">
      <w:pPr>
        <w:pStyle w:val="ListParagraph"/>
        <w:numPr>
          <w:ilvl w:val="1"/>
          <w:numId w:val="1"/>
        </w:numPr>
        <w:tabs>
          <w:tab w:val="left" w:pos="880"/>
          <w:tab w:val="left" w:pos="881"/>
        </w:tabs>
        <w:spacing w:before="160" w:line="259" w:lineRule="auto"/>
        <w:ind w:right="476" w:firstLine="0"/>
        <w:rPr>
          <w:sz w:val="24"/>
        </w:rPr>
      </w:pPr>
      <w:r w:rsidRPr="0013290C">
        <w:rPr>
          <w:sz w:val="24"/>
        </w:rPr>
        <w:lastRenderedPageBreak/>
        <w:t>If a provision of this Agreement is held invalid or unenforceable in any respect, the validity</w:t>
      </w:r>
      <w:r w:rsidRPr="0013290C">
        <w:rPr>
          <w:spacing w:val="-2"/>
          <w:sz w:val="24"/>
        </w:rPr>
        <w:t xml:space="preserve"> </w:t>
      </w:r>
      <w:r w:rsidRPr="0013290C">
        <w:rPr>
          <w:sz w:val="24"/>
        </w:rPr>
        <w:t>or</w:t>
      </w:r>
      <w:r w:rsidRPr="0013290C">
        <w:rPr>
          <w:spacing w:val="-2"/>
          <w:sz w:val="24"/>
        </w:rPr>
        <w:t xml:space="preserve"> </w:t>
      </w:r>
      <w:r w:rsidRPr="0013290C">
        <w:rPr>
          <w:sz w:val="24"/>
        </w:rPr>
        <w:t>enforceability</w:t>
      </w:r>
      <w:r w:rsidRPr="0013290C">
        <w:rPr>
          <w:spacing w:val="-2"/>
          <w:sz w:val="24"/>
        </w:rPr>
        <w:t xml:space="preserve"> </w:t>
      </w:r>
      <w:r w:rsidRPr="0013290C">
        <w:rPr>
          <w:sz w:val="24"/>
        </w:rPr>
        <w:t>of</w:t>
      </w:r>
      <w:r w:rsidRPr="0013290C">
        <w:rPr>
          <w:spacing w:val="-2"/>
          <w:sz w:val="24"/>
        </w:rPr>
        <w:t xml:space="preserve"> </w:t>
      </w:r>
      <w:r w:rsidRPr="0013290C">
        <w:rPr>
          <w:sz w:val="24"/>
        </w:rPr>
        <w:t>the</w:t>
      </w:r>
      <w:r w:rsidRPr="0013290C">
        <w:rPr>
          <w:spacing w:val="-4"/>
          <w:sz w:val="24"/>
        </w:rPr>
        <w:t xml:space="preserve"> </w:t>
      </w:r>
      <w:r w:rsidRPr="0013290C">
        <w:rPr>
          <w:sz w:val="24"/>
        </w:rPr>
        <w:t>remaining</w:t>
      </w:r>
      <w:r w:rsidRPr="0013290C">
        <w:rPr>
          <w:spacing w:val="-2"/>
          <w:sz w:val="24"/>
        </w:rPr>
        <w:t xml:space="preserve"> </w:t>
      </w:r>
      <w:r w:rsidRPr="0013290C">
        <w:rPr>
          <w:sz w:val="24"/>
        </w:rPr>
        <w:t>provisions</w:t>
      </w:r>
      <w:r w:rsidRPr="0013290C">
        <w:rPr>
          <w:spacing w:val="-2"/>
          <w:sz w:val="24"/>
        </w:rPr>
        <w:t xml:space="preserve"> </w:t>
      </w:r>
      <w:r w:rsidRPr="0013290C">
        <w:rPr>
          <w:sz w:val="24"/>
        </w:rPr>
        <w:t>will</w:t>
      </w:r>
      <w:r w:rsidRPr="0013290C">
        <w:rPr>
          <w:spacing w:val="-2"/>
          <w:sz w:val="24"/>
        </w:rPr>
        <w:t xml:space="preserve"> </w:t>
      </w:r>
      <w:r w:rsidRPr="0013290C">
        <w:rPr>
          <w:sz w:val="24"/>
        </w:rPr>
        <w:t>not</w:t>
      </w:r>
      <w:r w:rsidRPr="0013290C">
        <w:rPr>
          <w:spacing w:val="-2"/>
          <w:sz w:val="24"/>
        </w:rPr>
        <w:t xml:space="preserve"> </w:t>
      </w:r>
      <w:r w:rsidRPr="0013290C">
        <w:rPr>
          <w:sz w:val="24"/>
        </w:rPr>
        <w:t>in</w:t>
      </w:r>
      <w:r w:rsidRPr="0013290C">
        <w:rPr>
          <w:spacing w:val="-2"/>
          <w:sz w:val="24"/>
        </w:rPr>
        <w:t xml:space="preserve"> </w:t>
      </w:r>
      <w:r w:rsidRPr="0013290C">
        <w:rPr>
          <w:sz w:val="24"/>
        </w:rPr>
        <w:t>any</w:t>
      </w:r>
      <w:r w:rsidRPr="0013290C">
        <w:rPr>
          <w:spacing w:val="-2"/>
          <w:sz w:val="24"/>
        </w:rPr>
        <w:t xml:space="preserve"> </w:t>
      </w:r>
      <w:r w:rsidRPr="0013290C">
        <w:rPr>
          <w:sz w:val="24"/>
        </w:rPr>
        <w:t>way</w:t>
      </w:r>
      <w:r w:rsidRPr="0013290C">
        <w:rPr>
          <w:spacing w:val="-2"/>
          <w:sz w:val="24"/>
        </w:rPr>
        <w:t xml:space="preserve"> </w:t>
      </w:r>
      <w:r w:rsidRPr="0013290C">
        <w:rPr>
          <w:sz w:val="24"/>
        </w:rPr>
        <w:t>be</w:t>
      </w:r>
      <w:r w:rsidRPr="0013290C">
        <w:rPr>
          <w:spacing w:val="-3"/>
          <w:sz w:val="24"/>
        </w:rPr>
        <w:t xml:space="preserve"> </w:t>
      </w:r>
      <w:r w:rsidRPr="0013290C">
        <w:rPr>
          <w:sz w:val="24"/>
        </w:rPr>
        <w:t>affected,</w:t>
      </w:r>
      <w:r w:rsidRPr="0013290C">
        <w:rPr>
          <w:spacing w:val="-2"/>
          <w:sz w:val="24"/>
        </w:rPr>
        <w:t xml:space="preserve"> </w:t>
      </w:r>
      <w:r w:rsidRPr="0013290C">
        <w:rPr>
          <w:sz w:val="24"/>
        </w:rPr>
        <w:t>it</w:t>
      </w:r>
      <w:r w:rsidRPr="0013290C">
        <w:rPr>
          <w:spacing w:val="-2"/>
          <w:sz w:val="24"/>
        </w:rPr>
        <w:t xml:space="preserve"> </w:t>
      </w:r>
      <w:r w:rsidRPr="0013290C">
        <w:rPr>
          <w:sz w:val="24"/>
        </w:rPr>
        <w:t>being understood that the invalidity or unenforceability of an affected provision in a particular jurisdiction</w:t>
      </w:r>
      <w:r w:rsidRPr="0013290C">
        <w:rPr>
          <w:spacing w:val="-3"/>
          <w:sz w:val="24"/>
        </w:rPr>
        <w:t xml:space="preserve"> </w:t>
      </w:r>
      <w:r w:rsidRPr="0013290C">
        <w:rPr>
          <w:sz w:val="24"/>
        </w:rPr>
        <w:t>will</w:t>
      </w:r>
      <w:r w:rsidRPr="0013290C">
        <w:rPr>
          <w:spacing w:val="-3"/>
          <w:sz w:val="24"/>
        </w:rPr>
        <w:t xml:space="preserve"> </w:t>
      </w:r>
      <w:r w:rsidRPr="0013290C">
        <w:rPr>
          <w:sz w:val="24"/>
        </w:rPr>
        <w:t>not</w:t>
      </w:r>
      <w:r w:rsidRPr="0013290C">
        <w:rPr>
          <w:spacing w:val="-3"/>
          <w:sz w:val="24"/>
        </w:rPr>
        <w:t xml:space="preserve"> </w:t>
      </w:r>
      <w:r w:rsidRPr="0013290C">
        <w:rPr>
          <w:sz w:val="24"/>
        </w:rPr>
        <w:t>in</w:t>
      </w:r>
      <w:r w:rsidRPr="0013290C">
        <w:rPr>
          <w:spacing w:val="-3"/>
          <w:sz w:val="24"/>
        </w:rPr>
        <w:t xml:space="preserve"> </w:t>
      </w:r>
      <w:r w:rsidRPr="0013290C">
        <w:rPr>
          <w:sz w:val="24"/>
        </w:rPr>
        <w:t>and</w:t>
      </w:r>
      <w:r w:rsidRPr="0013290C">
        <w:rPr>
          <w:spacing w:val="-3"/>
          <w:sz w:val="24"/>
        </w:rPr>
        <w:t xml:space="preserve"> </w:t>
      </w:r>
      <w:r w:rsidRPr="0013290C">
        <w:rPr>
          <w:sz w:val="24"/>
        </w:rPr>
        <w:t>of</w:t>
      </w:r>
      <w:r w:rsidRPr="0013290C">
        <w:rPr>
          <w:spacing w:val="-2"/>
          <w:sz w:val="24"/>
        </w:rPr>
        <w:t xml:space="preserve"> </w:t>
      </w:r>
      <w:r w:rsidRPr="0013290C">
        <w:rPr>
          <w:sz w:val="24"/>
        </w:rPr>
        <w:t>itself</w:t>
      </w:r>
      <w:r w:rsidRPr="0013290C">
        <w:rPr>
          <w:spacing w:val="-3"/>
          <w:sz w:val="24"/>
        </w:rPr>
        <w:t xml:space="preserve"> </w:t>
      </w:r>
      <w:r w:rsidRPr="0013290C">
        <w:rPr>
          <w:sz w:val="24"/>
        </w:rPr>
        <w:t>affect</w:t>
      </w:r>
      <w:r w:rsidRPr="0013290C">
        <w:rPr>
          <w:spacing w:val="-3"/>
          <w:sz w:val="24"/>
        </w:rPr>
        <w:t xml:space="preserve"> </w:t>
      </w:r>
      <w:r w:rsidRPr="0013290C">
        <w:rPr>
          <w:sz w:val="24"/>
        </w:rPr>
        <w:t>the</w:t>
      </w:r>
      <w:r w:rsidRPr="0013290C">
        <w:rPr>
          <w:spacing w:val="-4"/>
          <w:sz w:val="24"/>
        </w:rPr>
        <w:t xml:space="preserve"> </w:t>
      </w:r>
      <w:r w:rsidRPr="0013290C">
        <w:rPr>
          <w:sz w:val="24"/>
        </w:rPr>
        <w:t>validity</w:t>
      </w:r>
      <w:r w:rsidRPr="0013290C">
        <w:rPr>
          <w:spacing w:val="-3"/>
          <w:sz w:val="24"/>
        </w:rPr>
        <w:t xml:space="preserve"> </w:t>
      </w:r>
      <w:r w:rsidRPr="0013290C">
        <w:rPr>
          <w:sz w:val="24"/>
        </w:rPr>
        <w:t>or</w:t>
      </w:r>
      <w:r w:rsidRPr="0013290C">
        <w:rPr>
          <w:spacing w:val="-3"/>
          <w:sz w:val="24"/>
        </w:rPr>
        <w:t xml:space="preserve"> </w:t>
      </w:r>
      <w:r w:rsidRPr="0013290C">
        <w:rPr>
          <w:sz w:val="24"/>
        </w:rPr>
        <w:t>enforceability</w:t>
      </w:r>
      <w:r w:rsidRPr="0013290C">
        <w:rPr>
          <w:spacing w:val="-3"/>
          <w:sz w:val="24"/>
        </w:rPr>
        <w:t xml:space="preserve"> </w:t>
      </w:r>
      <w:r w:rsidRPr="0013290C">
        <w:rPr>
          <w:sz w:val="24"/>
        </w:rPr>
        <w:t>of</w:t>
      </w:r>
      <w:r w:rsidRPr="0013290C">
        <w:rPr>
          <w:spacing w:val="-3"/>
          <w:sz w:val="24"/>
        </w:rPr>
        <w:t xml:space="preserve"> </w:t>
      </w:r>
      <w:r w:rsidRPr="0013290C">
        <w:rPr>
          <w:sz w:val="24"/>
        </w:rPr>
        <w:t>the</w:t>
      </w:r>
      <w:r w:rsidRPr="0013290C">
        <w:rPr>
          <w:spacing w:val="-5"/>
          <w:sz w:val="24"/>
        </w:rPr>
        <w:t xml:space="preserve"> </w:t>
      </w:r>
      <w:r w:rsidRPr="0013290C">
        <w:rPr>
          <w:sz w:val="24"/>
        </w:rPr>
        <w:t>provision</w:t>
      </w:r>
      <w:r w:rsidRPr="0013290C">
        <w:rPr>
          <w:spacing w:val="-3"/>
          <w:sz w:val="24"/>
        </w:rPr>
        <w:t xml:space="preserve"> </w:t>
      </w:r>
      <w:r w:rsidRPr="0013290C">
        <w:rPr>
          <w:sz w:val="24"/>
        </w:rPr>
        <w:t>in</w:t>
      </w:r>
      <w:r w:rsidRPr="0013290C">
        <w:rPr>
          <w:spacing w:val="-3"/>
          <w:sz w:val="24"/>
        </w:rPr>
        <w:t xml:space="preserve"> </w:t>
      </w:r>
      <w:r w:rsidRPr="0013290C">
        <w:rPr>
          <w:sz w:val="24"/>
        </w:rPr>
        <w:t>any other jurisdiction.</w:t>
      </w:r>
    </w:p>
    <w:p w14:paraId="6F4A6353" w14:textId="77777777" w:rsidR="00A37436" w:rsidRPr="0013290C" w:rsidRDefault="009B363F">
      <w:pPr>
        <w:pStyle w:val="ListParagraph"/>
        <w:numPr>
          <w:ilvl w:val="1"/>
          <w:numId w:val="1"/>
        </w:numPr>
        <w:tabs>
          <w:tab w:val="left" w:pos="880"/>
          <w:tab w:val="left" w:pos="881"/>
        </w:tabs>
        <w:ind w:left="880" w:hanging="721"/>
        <w:rPr>
          <w:sz w:val="24"/>
        </w:rPr>
      </w:pPr>
      <w:r w:rsidRPr="0013290C">
        <w:rPr>
          <w:sz w:val="24"/>
        </w:rPr>
        <w:t>Delivery</w:t>
      </w:r>
      <w:r w:rsidRPr="0013290C">
        <w:rPr>
          <w:spacing w:val="-2"/>
          <w:sz w:val="24"/>
        </w:rPr>
        <w:t xml:space="preserve"> </w:t>
      </w:r>
      <w:r w:rsidRPr="0013290C">
        <w:rPr>
          <w:sz w:val="24"/>
        </w:rPr>
        <w:t>of</w:t>
      </w:r>
      <w:r w:rsidRPr="0013290C">
        <w:rPr>
          <w:spacing w:val="-1"/>
          <w:sz w:val="24"/>
        </w:rPr>
        <w:t xml:space="preserve"> </w:t>
      </w:r>
      <w:r w:rsidRPr="0013290C">
        <w:rPr>
          <w:sz w:val="24"/>
        </w:rPr>
        <w:t>an</w:t>
      </w:r>
      <w:r w:rsidRPr="0013290C">
        <w:rPr>
          <w:spacing w:val="-1"/>
          <w:sz w:val="24"/>
        </w:rPr>
        <w:t xml:space="preserve"> </w:t>
      </w:r>
      <w:r w:rsidRPr="0013290C">
        <w:rPr>
          <w:sz w:val="24"/>
        </w:rPr>
        <w:t>executed</w:t>
      </w:r>
      <w:r w:rsidRPr="0013290C">
        <w:rPr>
          <w:spacing w:val="-1"/>
          <w:sz w:val="24"/>
        </w:rPr>
        <w:t xml:space="preserve"> </w:t>
      </w:r>
      <w:r w:rsidRPr="0013290C">
        <w:rPr>
          <w:sz w:val="24"/>
        </w:rPr>
        <w:t>copy</w:t>
      </w:r>
      <w:r w:rsidRPr="0013290C">
        <w:rPr>
          <w:spacing w:val="-1"/>
          <w:sz w:val="24"/>
        </w:rPr>
        <w:t xml:space="preserve"> </w:t>
      </w:r>
      <w:r w:rsidRPr="0013290C">
        <w:rPr>
          <w:sz w:val="24"/>
        </w:rPr>
        <w:t>of</w:t>
      </w:r>
      <w:r w:rsidRPr="0013290C">
        <w:rPr>
          <w:spacing w:val="-2"/>
          <w:sz w:val="24"/>
        </w:rPr>
        <w:t xml:space="preserve"> </w:t>
      </w:r>
      <w:r w:rsidRPr="0013290C">
        <w:rPr>
          <w:sz w:val="24"/>
        </w:rPr>
        <w:t>this</w:t>
      </w:r>
      <w:r w:rsidRPr="0013290C">
        <w:rPr>
          <w:spacing w:val="-1"/>
          <w:sz w:val="24"/>
        </w:rPr>
        <w:t xml:space="preserve"> </w:t>
      </w:r>
      <w:r w:rsidRPr="0013290C">
        <w:rPr>
          <w:sz w:val="24"/>
        </w:rPr>
        <w:t>Agreement</w:t>
      </w:r>
      <w:r w:rsidRPr="0013290C">
        <w:rPr>
          <w:spacing w:val="-2"/>
          <w:sz w:val="24"/>
        </w:rPr>
        <w:t xml:space="preserve"> </w:t>
      </w:r>
      <w:r w:rsidRPr="0013290C">
        <w:rPr>
          <w:sz w:val="24"/>
        </w:rPr>
        <w:t>may</w:t>
      </w:r>
      <w:r w:rsidRPr="0013290C">
        <w:rPr>
          <w:spacing w:val="-1"/>
          <w:sz w:val="24"/>
        </w:rPr>
        <w:t xml:space="preserve"> </w:t>
      </w:r>
      <w:r w:rsidRPr="0013290C">
        <w:rPr>
          <w:sz w:val="24"/>
        </w:rPr>
        <w:t>be</w:t>
      </w:r>
      <w:r w:rsidRPr="0013290C">
        <w:rPr>
          <w:spacing w:val="-3"/>
          <w:sz w:val="24"/>
        </w:rPr>
        <w:t xml:space="preserve"> </w:t>
      </w:r>
      <w:r w:rsidRPr="0013290C">
        <w:rPr>
          <w:sz w:val="24"/>
        </w:rPr>
        <w:t>made</w:t>
      </w:r>
      <w:r w:rsidRPr="0013290C">
        <w:rPr>
          <w:spacing w:val="-3"/>
          <w:sz w:val="24"/>
        </w:rPr>
        <w:t xml:space="preserve"> </w:t>
      </w:r>
      <w:r w:rsidRPr="0013290C">
        <w:rPr>
          <w:sz w:val="24"/>
        </w:rPr>
        <w:t>by electronic</w:t>
      </w:r>
      <w:r w:rsidRPr="0013290C">
        <w:rPr>
          <w:spacing w:val="-1"/>
          <w:sz w:val="24"/>
        </w:rPr>
        <w:t xml:space="preserve"> </w:t>
      </w:r>
      <w:r w:rsidRPr="0013290C">
        <w:rPr>
          <w:spacing w:val="-2"/>
          <w:sz w:val="24"/>
        </w:rPr>
        <w:t>transmission.</w:t>
      </w:r>
    </w:p>
    <w:p w14:paraId="13D15F0A" w14:textId="77777777" w:rsidR="00A37436" w:rsidRPr="0013290C" w:rsidRDefault="009B363F">
      <w:pPr>
        <w:pStyle w:val="ListParagraph"/>
        <w:numPr>
          <w:ilvl w:val="1"/>
          <w:numId w:val="1"/>
        </w:numPr>
        <w:tabs>
          <w:tab w:val="left" w:pos="880"/>
          <w:tab w:val="left" w:pos="881"/>
        </w:tabs>
        <w:spacing w:before="79" w:line="259" w:lineRule="auto"/>
        <w:ind w:right="759" w:firstLine="0"/>
        <w:rPr>
          <w:sz w:val="24"/>
        </w:rPr>
      </w:pPr>
      <w:r w:rsidRPr="0013290C">
        <w:rPr>
          <w:sz w:val="24"/>
        </w:rPr>
        <w:t>This</w:t>
      </w:r>
      <w:r w:rsidRPr="0013290C">
        <w:rPr>
          <w:spacing w:val="-4"/>
          <w:sz w:val="24"/>
        </w:rPr>
        <w:t xml:space="preserve"> </w:t>
      </w:r>
      <w:r w:rsidRPr="0013290C">
        <w:rPr>
          <w:sz w:val="24"/>
        </w:rPr>
        <w:t>Agreement</w:t>
      </w:r>
      <w:r w:rsidRPr="0013290C">
        <w:rPr>
          <w:spacing w:val="-4"/>
          <w:sz w:val="24"/>
        </w:rPr>
        <w:t xml:space="preserve"> </w:t>
      </w:r>
      <w:r w:rsidRPr="0013290C">
        <w:rPr>
          <w:sz w:val="24"/>
        </w:rPr>
        <w:t>may</w:t>
      </w:r>
      <w:r w:rsidRPr="0013290C">
        <w:rPr>
          <w:spacing w:val="-4"/>
          <w:sz w:val="24"/>
        </w:rPr>
        <w:t xml:space="preserve"> </w:t>
      </w:r>
      <w:r w:rsidRPr="0013290C">
        <w:rPr>
          <w:sz w:val="24"/>
        </w:rPr>
        <w:t>be</w:t>
      </w:r>
      <w:r w:rsidRPr="0013290C">
        <w:rPr>
          <w:spacing w:val="-3"/>
          <w:sz w:val="24"/>
        </w:rPr>
        <w:t xml:space="preserve"> </w:t>
      </w:r>
      <w:r w:rsidRPr="0013290C">
        <w:rPr>
          <w:sz w:val="24"/>
        </w:rPr>
        <w:t>executed</w:t>
      </w:r>
      <w:r w:rsidRPr="0013290C">
        <w:rPr>
          <w:spacing w:val="-4"/>
          <w:sz w:val="24"/>
        </w:rPr>
        <w:t xml:space="preserve"> </w:t>
      </w:r>
      <w:r w:rsidRPr="0013290C">
        <w:rPr>
          <w:sz w:val="24"/>
        </w:rPr>
        <w:t>in</w:t>
      </w:r>
      <w:r w:rsidRPr="0013290C">
        <w:rPr>
          <w:spacing w:val="-2"/>
          <w:sz w:val="24"/>
        </w:rPr>
        <w:t xml:space="preserve"> </w:t>
      </w:r>
      <w:r w:rsidRPr="0013290C">
        <w:rPr>
          <w:sz w:val="24"/>
        </w:rPr>
        <w:t>counterparts,</w:t>
      </w:r>
      <w:r w:rsidRPr="0013290C">
        <w:rPr>
          <w:spacing w:val="-4"/>
          <w:sz w:val="24"/>
        </w:rPr>
        <w:t xml:space="preserve"> </w:t>
      </w:r>
      <w:r w:rsidRPr="0013290C">
        <w:rPr>
          <w:sz w:val="24"/>
        </w:rPr>
        <w:t>each</w:t>
      </w:r>
      <w:r w:rsidRPr="0013290C">
        <w:rPr>
          <w:spacing w:val="-4"/>
          <w:sz w:val="24"/>
        </w:rPr>
        <w:t xml:space="preserve"> </w:t>
      </w:r>
      <w:r w:rsidRPr="0013290C">
        <w:rPr>
          <w:sz w:val="24"/>
        </w:rPr>
        <w:t>of</w:t>
      </w:r>
      <w:r w:rsidRPr="0013290C">
        <w:rPr>
          <w:spacing w:val="-3"/>
          <w:sz w:val="24"/>
        </w:rPr>
        <w:t xml:space="preserve"> </w:t>
      </w:r>
      <w:r w:rsidRPr="0013290C">
        <w:rPr>
          <w:sz w:val="24"/>
        </w:rPr>
        <w:t>which</w:t>
      </w:r>
      <w:r w:rsidRPr="0013290C">
        <w:rPr>
          <w:spacing w:val="-4"/>
          <w:sz w:val="24"/>
        </w:rPr>
        <w:t xml:space="preserve"> </w:t>
      </w:r>
      <w:r w:rsidRPr="0013290C">
        <w:rPr>
          <w:sz w:val="24"/>
        </w:rPr>
        <w:t>shall</w:t>
      </w:r>
      <w:r w:rsidRPr="0013290C">
        <w:rPr>
          <w:spacing w:val="-4"/>
          <w:sz w:val="24"/>
        </w:rPr>
        <w:t xml:space="preserve"> </w:t>
      </w:r>
      <w:r w:rsidRPr="0013290C">
        <w:rPr>
          <w:sz w:val="24"/>
        </w:rPr>
        <w:t>constitute</w:t>
      </w:r>
      <w:r w:rsidRPr="0013290C">
        <w:rPr>
          <w:spacing w:val="-5"/>
          <w:sz w:val="24"/>
        </w:rPr>
        <w:t xml:space="preserve"> </w:t>
      </w:r>
      <w:r w:rsidRPr="0013290C">
        <w:rPr>
          <w:sz w:val="24"/>
        </w:rPr>
        <w:t>an original and all of which collectively shall constitute a single agreement.</w:t>
      </w:r>
    </w:p>
    <w:p w14:paraId="6237CE15" w14:textId="77777777" w:rsidR="00A37436" w:rsidRPr="007C0DD5" w:rsidRDefault="009B363F">
      <w:pPr>
        <w:pStyle w:val="ListParagraph"/>
        <w:numPr>
          <w:ilvl w:val="1"/>
          <w:numId w:val="1"/>
        </w:numPr>
        <w:tabs>
          <w:tab w:val="left" w:pos="880"/>
          <w:tab w:val="left" w:pos="881"/>
        </w:tabs>
        <w:spacing w:before="160" w:line="259" w:lineRule="auto"/>
        <w:ind w:right="333" w:firstLine="0"/>
        <w:rPr>
          <w:sz w:val="24"/>
        </w:rPr>
      </w:pPr>
      <w:r w:rsidRPr="0013290C">
        <w:rPr>
          <w:sz w:val="24"/>
        </w:rPr>
        <w:t>Any</w:t>
      </w:r>
      <w:r w:rsidRPr="0013290C">
        <w:rPr>
          <w:spacing w:val="-4"/>
          <w:sz w:val="24"/>
        </w:rPr>
        <w:t xml:space="preserve"> </w:t>
      </w:r>
      <w:r w:rsidRPr="0013290C">
        <w:rPr>
          <w:sz w:val="24"/>
        </w:rPr>
        <w:t>ac</w:t>
      </w:r>
      <w:r w:rsidRPr="007C0DD5">
        <w:rPr>
          <w:sz w:val="24"/>
        </w:rPr>
        <w:t>tion</w:t>
      </w:r>
      <w:r w:rsidRPr="007C0DD5">
        <w:rPr>
          <w:spacing w:val="-4"/>
          <w:sz w:val="24"/>
        </w:rPr>
        <w:t xml:space="preserve"> </w:t>
      </w:r>
      <w:r w:rsidRPr="007C0DD5">
        <w:rPr>
          <w:sz w:val="24"/>
        </w:rPr>
        <w:t>against</w:t>
      </w:r>
      <w:r w:rsidRPr="007C0DD5">
        <w:rPr>
          <w:spacing w:val="-3"/>
          <w:sz w:val="24"/>
        </w:rPr>
        <w:t xml:space="preserve"> </w:t>
      </w:r>
      <w:r w:rsidRPr="007C0DD5">
        <w:rPr>
          <w:sz w:val="24"/>
        </w:rPr>
        <w:t>Bank</w:t>
      </w:r>
      <w:r w:rsidRPr="007C0DD5">
        <w:rPr>
          <w:spacing w:val="-2"/>
          <w:sz w:val="24"/>
        </w:rPr>
        <w:t xml:space="preserve"> </w:t>
      </w:r>
      <w:r w:rsidRPr="007C0DD5">
        <w:rPr>
          <w:sz w:val="24"/>
        </w:rPr>
        <w:t>by</w:t>
      </w:r>
      <w:r w:rsidRPr="007C0DD5">
        <w:rPr>
          <w:spacing w:val="-3"/>
          <w:sz w:val="24"/>
        </w:rPr>
        <w:t xml:space="preserve"> </w:t>
      </w:r>
      <w:r w:rsidRPr="007C0DD5">
        <w:rPr>
          <w:sz w:val="24"/>
        </w:rPr>
        <w:t>Debtor, the Platform</w:t>
      </w:r>
      <w:r w:rsidRPr="007C0DD5">
        <w:rPr>
          <w:spacing w:val="-3"/>
          <w:sz w:val="24"/>
        </w:rPr>
        <w:t xml:space="preserve"> </w:t>
      </w:r>
      <w:r w:rsidRPr="007C0DD5">
        <w:rPr>
          <w:sz w:val="24"/>
        </w:rPr>
        <w:t>or</w:t>
      </w:r>
      <w:r w:rsidRPr="007C0DD5">
        <w:rPr>
          <w:spacing w:val="-4"/>
          <w:sz w:val="24"/>
        </w:rPr>
        <w:t xml:space="preserve"> </w:t>
      </w:r>
      <w:r w:rsidRPr="007C0DD5">
        <w:rPr>
          <w:sz w:val="24"/>
        </w:rPr>
        <w:t>Secured</w:t>
      </w:r>
      <w:r w:rsidRPr="007C0DD5">
        <w:rPr>
          <w:spacing w:val="-3"/>
          <w:sz w:val="24"/>
        </w:rPr>
        <w:t xml:space="preserve"> </w:t>
      </w:r>
      <w:r w:rsidRPr="007C0DD5">
        <w:rPr>
          <w:sz w:val="24"/>
        </w:rPr>
        <w:t>Party</w:t>
      </w:r>
      <w:r w:rsidRPr="007C0DD5">
        <w:rPr>
          <w:spacing w:val="-3"/>
          <w:sz w:val="24"/>
        </w:rPr>
        <w:t xml:space="preserve"> </w:t>
      </w:r>
      <w:r w:rsidRPr="007C0DD5">
        <w:rPr>
          <w:sz w:val="24"/>
        </w:rPr>
        <w:t>under</w:t>
      </w:r>
      <w:r w:rsidRPr="007C0DD5">
        <w:rPr>
          <w:spacing w:val="-5"/>
          <w:sz w:val="24"/>
        </w:rPr>
        <w:t xml:space="preserve"> </w:t>
      </w:r>
      <w:r w:rsidRPr="007C0DD5">
        <w:rPr>
          <w:sz w:val="24"/>
        </w:rPr>
        <w:t>or</w:t>
      </w:r>
      <w:r w:rsidRPr="007C0DD5">
        <w:rPr>
          <w:spacing w:val="-3"/>
          <w:sz w:val="24"/>
        </w:rPr>
        <w:t xml:space="preserve"> </w:t>
      </w:r>
      <w:r w:rsidRPr="007C0DD5">
        <w:rPr>
          <w:sz w:val="24"/>
        </w:rPr>
        <w:t>related</w:t>
      </w:r>
      <w:r w:rsidRPr="007C0DD5">
        <w:rPr>
          <w:spacing w:val="-3"/>
          <w:sz w:val="24"/>
        </w:rPr>
        <w:t xml:space="preserve"> </w:t>
      </w:r>
      <w:r w:rsidRPr="007C0DD5">
        <w:rPr>
          <w:sz w:val="24"/>
        </w:rPr>
        <w:t>to</w:t>
      </w:r>
      <w:r w:rsidRPr="007C0DD5">
        <w:rPr>
          <w:spacing w:val="-3"/>
          <w:sz w:val="24"/>
        </w:rPr>
        <w:t xml:space="preserve"> </w:t>
      </w:r>
      <w:r w:rsidRPr="007C0DD5">
        <w:rPr>
          <w:sz w:val="24"/>
        </w:rPr>
        <w:t>this</w:t>
      </w:r>
      <w:r w:rsidRPr="007C0DD5">
        <w:rPr>
          <w:spacing w:val="-3"/>
          <w:sz w:val="24"/>
        </w:rPr>
        <w:t xml:space="preserve"> </w:t>
      </w:r>
      <w:r w:rsidRPr="007C0DD5">
        <w:rPr>
          <w:sz w:val="24"/>
        </w:rPr>
        <w:t>Agreement must be brought within twelve (12) months after the cause of action accrues.</w:t>
      </w:r>
    </w:p>
    <w:p w14:paraId="11E9F876" w14:textId="77777777" w:rsidR="00A37436" w:rsidRPr="007C0DD5" w:rsidRDefault="00A37436">
      <w:pPr>
        <w:pStyle w:val="BodyText"/>
        <w:ind w:left="0"/>
        <w:rPr>
          <w:sz w:val="26"/>
        </w:rPr>
      </w:pPr>
    </w:p>
    <w:p w14:paraId="57ED91DF" w14:textId="77777777" w:rsidR="00A37436" w:rsidRPr="007C0DD5" w:rsidRDefault="00A37436">
      <w:pPr>
        <w:pStyle w:val="BodyText"/>
        <w:spacing w:before="6"/>
        <w:ind w:left="0"/>
        <w:rPr>
          <w:sz w:val="27"/>
        </w:rPr>
      </w:pPr>
    </w:p>
    <w:p w14:paraId="5001EB08" w14:textId="77777777" w:rsidR="00A37436" w:rsidRPr="007C0DD5" w:rsidRDefault="009B363F">
      <w:pPr>
        <w:pStyle w:val="BodyText"/>
        <w:spacing w:before="1"/>
        <w:ind w:left="2227" w:right="2169"/>
        <w:jc w:val="center"/>
        <w:rPr>
          <w:spacing w:val="-2"/>
        </w:rPr>
      </w:pPr>
      <w:r w:rsidRPr="007C0DD5">
        <w:t>[Remainder</w:t>
      </w:r>
      <w:r w:rsidRPr="007C0DD5">
        <w:rPr>
          <w:spacing w:val="-8"/>
        </w:rPr>
        <w:t xml:space="preserve"> </w:t>
      </w:r>
      <w:r w:rsidRPr="007C0DD5">
        <w:t>of</w:t>
      </w:r>
      <w:r w:rsidRPr="007C0DD5">
        <w:rPr>
          <w:spacing w:val="-10"/>
        </w:rPr>
        <w:t xml:space="preserve"> </w:t>
      </w:r>
      <w:r w:rsidRPr="007C0DD5">
        <w:t>page</w:t>
      </w:r>
      <w:r w:rsidRPr="007C0DD5">
        <w:rPr>
          <w:spacing w:val="-9"/>
        </w:rPr>
        <w:t xml:space="preserve"> </w:t>
      </w:r>
      <w:r w:rsidRPr="007C0DD5">
        <w:t>intentionally</w:t>
      </w:r>
      <w:r w:rsidRPr="007C0DD5">
        <w:rPr>
          <w:spacing w:val="-8"/>
        </w:rPr>
        <w:t xml:space="preserve"> </w:t>
      </w:r>
      <w:r w:rsidRPr="007C0DD5">
        <w:t>left</w:t>
      </w:r>
      <w:r w:rsidRPr="007C0DD5">
        <w:rPr>
          <w:spacing w:val="-8"/>
        </w:rPr>
        <w:t xml:space="preserve"> </w:t>
      </w:r>
      <w:r w:rsidRPr="007C0DD5">
        <w:rPr>
          <w:spacing w:val="-2"/>
        </w:rPr>
        <w:t>blank]</w:t>
      </w:r>
    </w:p>
    <w:p w14:paraId="74A275A2" w14:textId="77777777" w:rsidR="00A37436" w:rsidRPr="007C0DD5" w:rsidRDefault="00A37436">
      <w:pPr>
        <w:pStyle w:val="BodyText"/>
        <w:spacing w:before="1"/>
        <w:ind w:left="2227" w:right="2169"/>
        <w:jc w:val="center"/>
      </w:pPr>
    </w:p>
    <w:p w14:paraId="1787BEFE" w14:textId="77777777" w:rsidR="00A37436" w:rsidRPr="007C0DD5" w:rsidRDefault="00A37436">
      <w:pPr>
        <w:jc w:val="center"/>
        <w:sectPr w:rsidR="00A37436" w:rsidRPr="007C0DD5">
          <w:headerReference w:type="default" r:id="rId8"/>
          <w:footerReference w:type="default" r:id="rId9"/>
          <w:headerReference w:type="first" r:id="rId10"/>
          <w:footerReference w:type="first" r:id="rId11"/>
          <w:pgSz w:w="12240" w:h="15840"/>
          <w:pgMar w:top="1360" w:right="1340" w:bottom="1200" w:left="1280" w:header="0" w:footer="1012" w:gutter="0"/>
          <w:cols w:space="720"/>
          <w:titlePg/>
          <w:docGrid w:linePitch="299"/>
        </w:sectPr>
      </w:pPr>
    </w:p>
    <w:p w14:paraId="4DB6C28E" w14:textId="77777777" w:rsidR="00A37436" w:rsidRPr="007C0DD5" w:rsidRDefault="009B363F">
      <w:pPr>
        <w:spacing w:before="90"/>
        <w:ind w:left="160"/>
        <w:rPr>
          <w:b/>
          <w:sz w:val="24"/>
        </w:rPr>
      </w:pPr>
      <w:r w:rsidRPr="007C0DD5">
        <w:rPr>
          <w:b/>
          <w:spacing w:val="-2"/>
          <w:sz w:val="24"/>
        </w:rPr>
        <w:lastRenderedPageBreak/>
        <w:t>Debtor:</w:t>
      </w:r>
    </w:p>
    <w:p w14:paraId="7752A8D6" w14:textId="77777777" w:rsidR="00A37436" w:rsidRPr="007C0DD5" w:rsidRDefault="00A37436">
      <w:pPr>
        <w:pStyle w:val="BodyText"/>
        <w:ind w:left="0"/>
        <w:rPr>
          <w:b/>
          <w:sz w:val="26"/>
        </w:rPr>
      </w:pPr>
    </w:p>
    <w:p w14:paraId="3923FF1F" w14:textId="77777777" w:rsidR="00A37436" w:rsidRPr="007C0DD5" w:rsidRDefault="00A37436">
      <w:pPr>
        <w:pStyle w:val="BodyText"/>
        <w:spacing w:before="6"/>
        <w:ind w:left="0"/>
        <w:rPr>
          <w:b/>
          <w:sz w:val="29"/>
        </w:rPr>
      </w:pPr>
    </w:p>
    <w:p w14:paraId="34FF18F6" w14:textId="77777777" w:rsidR="00A37436" w:rsidRPr="007C0DD5" w:rsidRDefault="009B363F">
      <w:pPr>
        <w:pStyle w:val="BodyText"/>
        <w:tabs>
          <w:tab w:val="left" w:pos="2399"/>
          <w:tab w:val="left" w:pos="5007"/>
        </w:tabs>
      </w:pPr>
      <w:r>
        <w:t>Anonos Innovations LLC, a [PENDING: ENTITY TYPE — verify from Middesk]</w:t>
      </w:r>
    </w:p>
    <w:p w14:paraId="396D60E5" w14:textId="77777777" w:rsidR="00A37436" w:rsidRPr="007C0DD5" w:rsidRDefault="00A37436">
      <w:pPr>
        <w:pStyle w:val="BodyText"/>
        <w:ind w:left="0"/>
        <w:rPr>
          <w:sz w:val="26"/>
        </w:rPr>
      </w:pPr>
    </w:p>
    <w:p w14:paraId="342B0EA1" w14:textId="77777777" w:rsidR="00A37436" w:rsidRPr="007C0DD5" w:rsidRDefault="00A37436">
      <w:pPr>
        <w:pStyle w:val="BodyText"/>
        <w:ind w:left="0"/>
        <w:rPr>
          <w:sz w:val="26"/>
        </w:rPr>
      </w:pPr>
    </w:p>
    <w:p w14:paraId="72DCFD5E" w14:textId="77777777" w:rsidR="00A37436" w:rsidRPr="007C0DD5" w:rsidRDefault="00A37436">
      <w:pPr>
        <w:pStyle w:val="BodyText"/>
        <w:spacing w:before="1"/>
        <w:ind w:left="0"/>
        <w:rPr>
          <w:sz w:val="37"/>
        </w:rPr>
      </w:pPr>
    </w:p>
    <w:p w14:paraId="22F0F8E9" w14:textId="77777777" w:rsidR="00A37436" w:rsidRPr="007D3BA8" w:rsidRDefault="009B363F">
      <w:pPr>
        <w:pStyle w:val="BodyText"/>
        <w:tabs>
          <w:tab w:val="left" w:pos="3221"/>
          <w:tab w:val="left" w:pos="3274"/>
          <w:tab w:val="left" w:pos="3523"/>
        </w:tabs>
        <w:ind w:left="232" w:right="6094"/>
      </w:pPr>
      <w:r w:rsidRPr="007D3BA8">
        <w:t xml:space="preserve">By: </w:t>
      </w:r>
      <w:r w:rsidRPr="007D3BA8">
        <w:rPr>
          <w:u w:val="single"/>
        </w:rPr>
        <w:tab/>
      </w:r>
      <w:r w:rsidRPr="007D3BA8">
        <w:rPr>
          <w:u w:val="single"/>
        </w:rPr>
        <w:tab/>
      </w:r>
      <w:r w:rsidRPr="007D3BA8">
        <w:t xml:space="preserve"> Name:</w:t>
      </w:r>
      <w:r w:rsidRPr="007D3BA8">
        <w:rPr>
          <w:spacing w:val="89"/>
        </w:rPr>
        <w:t xml:space="preserve"> </w:t>
      </w:r>
      <w:r w:rsidRPr="007D3BA8">
        <w:rPr>
          <w:u w:val="single"/>
        </w:rPr>
        <w:tab/>
      </w:r>
      <w:r w:rsidRPr="007D3BA8">
        <w:t xml:space="preserve"> Title:</w:t>
      </w:r>
      <w:r w:rsidRPr="007D3BA8">
        <w:rPr>
          <w:spacing w:val="49"/>
        </w:rPr>
        <w:t xml:space="preserve"> </w:t>
      </w:r>
      <w:r w:rsidRPr="007D3BA8">
        <w:rPr>
          <w:u w:val="single"/>
        </w:rPr>
        <w:tab/>
      </w:r>
      <w:r w:rsidRPr="007D3BA8">
        <w:rPr>
          <w:u w:val="single"/>
        </w:rPr>
        <w:tab/>
      </w:r>
      <w:r w:rsidRPr="007D3BA8">
        <w:rPr>
          <w:u w:val="single"/>
        </w:rPr>
        <w:tab/>
      </w:r>
      <w:r w:rsidRPr="007D3BA8">
        <w:t xml:space="preserve"> </w:t>
      </w:r>
      <w:r w:rsidRPr="007D3BA8">
        <w:rPr>
          <w:spacing w:val="-2"/>
        </w:rPr>
        <w:t>Address:</w:t>
      </w:r>
    </w:p>
    <w:p w14:paraId="1189BC91" w14:textId="77777777" w:rsidR="00A37436" w:rsidRPr="007D3BA8" w:rsidRDefault="00A37436">
      <w:pPr>
        <w:pStyle w:val="BodyText"/>
        <w:ind w:left="0"/>
      </w:pPr>
    </w:p>
    <w:p w14:paraId="6C13C9CF" w14:textId="77777777" w:rsidR="00A37436" w:rsidRPr="007D3BA8" w:rsidRDefault="009B363F">
      <w:pPr>
        <w:pStyle w:val="BodyText"/>
        <w:spacing w:line="288" w:lineRule="exact"/>
        <w:ind w:left="232"/>
      </w:pPr>
      <w:r w:rsidRPr="007D3BA8">
        <w:rPr>
          <w:spacing w:val="-2"/>
        </w:rPr>
        <w:t>Attention:</w:t>
      </w:r>
    </w:p>
    <w:p w14:paraId="507D38FC" w14:textId="77777777" w:rsidR="007D3BA8" w:rsidRDefault="009B363F">
      <w:pPr>
        <w:pStyle w:val="BodyText"/>
        <w:ind w:left="232" w:right="4738"/>
      </w:pPr>
      <w:r w:rsidRPr="007D3BA8">
        <w:t>Telephone</w:t>
      </w:r>
      <w:r w:rsidRPr="007D3BA8">
        <w:rPr>
          <w:spacing w:val="-9"/>
        </w:rPr>
        <w:t xml:space="preserve"> </w:t>
      </w:r>
      <w:r w:rsidRPr="007D3BA8">
        <w:t>Number</w:t>
      </w:r>
      <w:r w:rsidRPr="007D3BA8">
        <w:rPr>
          <w:spacing w:val="-10"/>
        </w:rPr>
        <w:t xml:space="preserve"> </w:t>
      </w:r>
      <w:r w:rsidRPr="007D3BA8">
        <w:t>(for</w:t>
      </w:r>
      <w:r w:rsidRPr="007D3BA8">
        <w:rPr>
          <w:spacing w:val="-10"/>
        </w:rPr>
        <w:t xml:space="preserve"> </w:t>
      </w:r>
      <w:r w:rsidRPr="007D3BA8">
        <w:t>information</w:t>
      </w:r>
      <w:r w:rsidRPr="007D3BA8">
        <w:rPr>
          <w:spacing w:val="-9"/>
        </w:rPr>
        <w:t xml:space="preserve"> </w:t>
      </w:r>
      <w:r w:rsidRPr="007D3BA8">
        <w:t xml:space="preserve">only): </w:t>
      </w:r>
    </w:p>
    <w:p w14:paraId="4E3200CF" w14:textId="6B12EF8F" w:rsidR="00A37436" w:rsidRPr="007D3BA8" w:rsidRDefault="009B363F">
      <w:pPr>
        <w:pStyle w:val="BodyText"/>
        <w:ind w:left="232" w:right="4738"/>
      </w:pPr>
      <w:r w:rsidRPr="007D3BA8">
        <w:t>E-mail Address:</w:t>
      </w:r>
    </w:p>
    <w:p w14:paraId="6F55F3B7" w14:textId="77777777" w:rsidR="00A37436" w:rsidRPr="007D3BA8" w:rsidRDefault="00A37436">
      <w:pPr>
        <w:pStyle w:val="BodyText"/>
        <w:spacing w:before="3"/>
        <w:ind w:left="0"/>
        <w:rPr>
          <w:sz w:val="38"/>
        </w:rPr>
      </w:pPr>
    </w:p>
    <w:p w14:paraId="4F73B09C" w14:textId="77777777" w:rsidR="00A37436" w:rsidRPr="00543201" w:rsidRDefault="009B363F">
      <w:pPr>
        <w:pStyle w:val="BodyText"/>
        <w:spacing w:before="1"/>
        <w:ind w:left="2227" w:right="2166"/>
        <w:jc w:val="center"/>
      </w:pPr>
      <w:r w:rsidRPr="0013290C">
        <w:t>[Signature</w:t>
      </w:r>
      <w:r w:rsidRPr="0013290C">
        <w:rPr>
          <w:spacing w:val="-8"/>
        </w:rPr>
        <w:t xml:space="preserve"> </w:t>
      </w:r>
      <w:r w:rsidRPr="007410F6">
        <w:t>of</w:t>
      </w:r>
      <w:r w:rsidRPr="007410F6">
        <w:rPr>
          <w:spacing w:val="-5"/>
        </w:rPr>
        <w:t xml:space="preserve"> </w:t>
      </w:r>
      <w:r w:rsidRPr="007410F6">
        <w:t>Secured</w:t>
      </w:r>
      <w:r w:rsidRPr="007410F6">
        <w:rPr>
          <w:spacing w:val="-5"/>
        </w:rPr>
        <w:t xml:space="preserve"> </w:t>
      </w:r>
      <w:r w:rsidRPr="007410F6">
        <w:t>Party</w:t>
      </w:r>
      <w:r w:rsidRPr="007410F6">
        <w:rPr>
          <w:spacing w:val="-5"/>
        </w:rPr>
        <w:t xml:space="preserve"> </w:t>
      </w:r>
      <w:r w:rsidRPr="007410F6">
        <w:t>to</w:t>
      </w:r>
      <w:r w:rsidRPr="00543201">
        <w:rPr>
          <w:spacing w:val="-4"/>
        </w:rPr>
        <w:t xml:space="preserve"> </w:t>
      </w:r>
      <w:r w:rsidRPr="00543201">
        <w:rPr>
          <w:spacing w:val="-2"/>
        </w:rPr>
        <w:t>follow]</w:t>
      </w:r>
    </w:p>
    <w:p w14:paraId="244B37B3" w14:textId="77777777" w:rsidR="00A37436" w:rsidRPr="0013290C" w:rsidRDefault="00A37436">
      <w:pPr>
        <w:jc w:val="center"/>
        <w:sectPr w:rsidR="00A37436" w:rsidRPr="0013290C">
          <w:pgSz w:w="12240" w:h="15840"/>
          <w:pgMar w:top="1820" w:right="1340" w:bottom="1200" w:left="1280" w:header="0" w:footer="1012" w:gutter="0"/>
          <w:cols w:space="720"/>
        </w:sectPr>
      </w:pPr>
    </w:p>
    <w:p w14:paraId="74A49E7F" w14:textId="77777777" w:rsidR="00A37436" w:rsidRPr="0013290C" w:rsidRDefault="009B363F">
      <w:pPr>
        <w:spacing w:before="78"/>
        <w:ind w:left="160"/>
        <w:rPr>
          <w:b/>
          <w:sz w:val="24"/>
        </w:rPr>
      </w:pPr>
      <w:r w:rsidRPr="0013290C">
        <w:rPr>
          <w:b/>
          <w:sz w:val="24"/>
        </w:rPr>
        <w:lastRenderedPageBreak/>
        <w:t>Secured</w:t>
      </w:r>
      <w:r w:rsidRPr="0013290C">
        <w:rPr>
          <w:b/>
          <w:spacing w:val="-10"/>
          <w:sz w:val="24"/>
        </w:rPr>
        <w:t xml:space="preserve"> </w:t>
      </w:r>
      <w:r w:rsidRPr="0013290C">
        <w:rPr>
          <w:b/>
          <w:spacing w:val="-2"/>
          <w:sz w:val="24"/>
        </w:rPr>
        <w:t>Party:</w:t>
      </w:r>
    </w:p>
    <w:p w14:paraId="6A61717C" w14:textId="77777777" w:rsidR="00A37436" w:rsidRPr="0013290C" w:rsidRDefault="00A37436">
      <w:pPr>
        <w:pStyle w:val="BodyText"/>
        <w:ind w:left="0"/>
        <w:rPr>
          <w:b/>
          <w:sz w:val="26"/>
        </w:rPr>
      </w:pPr>
    </w:p>
    <w:p w14:paraId="374B8BEC" w14:textId="77777777" w:rsidR="00A37436" w:rsidRPr="0013290C" w:rsidRDefault="00A37436">
      <w:pPr>
        <w:pStyle w:val="BodyText"/>
        <w:spacing w:before="5"/>
        <w:ind w:left="0"/>
        <w:rPr>
          <w:b/>
          <w:sz w:val="29"/>
        </w:rPr>
      </w:pPr>
    </w:p>
    <w:p w14:paraId="6843A975" w14:textId="77777777" w:rsidR="00A37436" w:rsidRPr="0013290C" w:rsidRDefault="009B363F">
      <w:pPr>
        <w:pStyle w:val="BodyText"/>
        <w:tabs>
          <w:tab w:val="left" w:pos="2039"/>
          <w:tab w:val="left" w:pos="4645"/>
        </w:tabs>
        <w:spacing w:before="1"/>
      </w:pPr>
      <w:r>
        <w:t>Soryn IP Fund II, L.P.; Soryn IP Fund II Evergreen, L.P.; and Soryn IP Parallel Fund II, L.P., each a [PENDING: ENTITY TYPES — verify from formation docs]</w:t>
      </w:r>
    </w:p>
    <w:p w14:paraId="06C8EDB6" w14:textId="77777777" w:rsidR="00A37436" w:rsidRPr="0013290C" w:rsidRDefault="00A37436">
      <w:pPr>
        <w:pStyle w:val="BodyText"/>
        <w:ind w:left="0"/>
        <w:rPr>
          <w:sz w:val="26"/>
        </w:rPr>
      </w:pPr>
    </w:p>
    <w:p w14:paraId="65540A6C" w14:textId="77777777" w:rsidR="00A37436" w:rsidRPr="0013290C" w:rsidRDefault="00A37436">
      <w:pPr>
        <w:pStyle w:val="BodyText"/>
        <w:ind w:left="0"/>
        <w:rPr>
          <w:sz w:val="26"/>
        </w:rPr>
      </w:pPr>
    </w:p>
    <w:p w14:paraId="6420D0FC" w14:textId="77777777" w:rsidR="00A37436" w:rsidRPr="0013290C" w:rsidRDefault="00A37436">
      <w:pPr>
        <w:pStyle w:val="BodyText"/>
        <w:ind w:left="0"/>
        <w:rPr>
          <w:sz w:val="37"/>
        </w:rPr>
      </w:pPr>
    </w:p>
    <w:p w14:paraId="59FE4822" w14:textId="77777777" w:rsidR="00A37436" w:rsidRPr="007D3BA8" w:rsidRDefault="009B363F">
      <w:pPr>
        <w:pStyle w:val="BodyText"/>
        <w:tabs>
          <w:tab w:val="left" w:pos="3221"/>
          <w:tab w:val="left" w:pos="3274"/>
          <w:tab w:val="left" w:pos="3523"/>
        </w:tabs>
        <w:ind w:left="232" w:right="6094"/>
      </w:pPr>
      <w:r w:rsidRPr="007D3BA8">
        <w:t xml:space="preserve">By: </w:t>
      </w:r>
      <w:r w:rsidRPr="007D3BA8">
        <w:rPr>
          <w:u w:val="single"/>
        </w:rPr>
        <w:tab/>
      </w:r>
      <w:r w:rsidRPr="007D3BA8">
        <w:rPr>
          <w:u w:val="single"/>
        </w:rPr>
        <w:tab/>
      </w:r>
      <w:r w:rsidRPr="007D3BA8">
        <w:t xml:space="preserve"> Name:</w:t>
      </w:r>
      <w:r w:rsidRPr="007D3BA8">
        <w:rPr>
          <w:spacing w:val="89"/>
        </w:rPr>
        <w:t xml:space="preserve"> </w:t>
      </w:r>
      <w:r w:rsidRPr="007D3BA8">
        <w:rPr>
          <w:u w:val="single"/>
        </w:rPr>
        <w:tab/>
      </w:r>
      <w:r w:rsidRPr="007D3BA8">
        <w:t xml:space="preserve"> Title:</w:t>
      </w:r>
      <w:r w:rsidRPr="007D3BA8">
        <w:rPr>
          <w:spacing w:val="49"/>
        </w:rPr>
        <w:t xml:space="preserve"> </w:t>
      </w:r>
      <w:r w:rsidRPr="007D3BA8">
        <w:rPr>
          <w:u w:val="single"/>
        </w:rPr>
        <w:tab/>
      </w:r>
      <w:r w:rsidRPr="007D3BA8">
        <w:rPr>
          <w:u w:val="single"/>
        </w:rPr>
        <w:tab/>
      </w:r>
      <w:r w:rsidRPr="007D3BA8">
        <w:rPr>
          <w:u w:val="single"/>
        </w:rPr>
        <w:tab/>
      </w:r>
      <w:r w:rsidRPr="007D3BA8">
        <w:t xml:space="preserve"> </w:t>
      </w:r>
      <w:r w:rsidRPr="007D3BA8">
        <w:rPr>
          <w:spacing w:val="-2"/>
        </w:rPr>
        <w:t>Address:</w:t>
      </w:r>
    </w:p>
    <w:p w14:paraId="0B223279" w14:textId="77777777" w:rsidR="00A37436" w:rsidRPr="007D3BA8" w:rsidRDefault="00A37436">
      <w:pPr>
        <w:pStyle w:val="BodyText"/>
        <w:spacing w:before="1"/>
        <w:ind w:left="0"/>
      </w:pPr>
    </w:p>
    <w:p w14:paraId="39F6F192" w14:textId="77777777" w:rsidR="00A37436" w:rsidRPr="007D3BA8" w:rsidRDefault="009B363F">
      <w:pPr>
        <w:pStyle w:val="BodyText"/>
        <w:spacing w:line="288" w:lineRule="exact"/>
        <w:ind w:left="232"/>
      </w:pPr>
      <w:r w:rsidRPr="007D3BA8">
        <w:rPr>
          <w:spacing w:val="-2"/>
        </w:rPr>
        <w:t>Attention:</w:t>
      </w:r>
    </w:p>
    <w:p w14:paraId="6C6A2927" w14:textId="77777777" w:rsidR="007D3BA8" w:rsidRDefault="009B363F">
      <w:pPr>
        <w:pStyle w:val="BodyText"/>
        <w:ind w:left="232" w:right="4738"/>
      </w:pPr>
      <w:r w:rsidRPr="007D3BA8">
        <w:t>Telephone</w:t>
      </w:r>
      <w:r w:rsidRPr="007D3BA8">
        <w:rPr>
          <w:spacing w:val="-9"/>
        </w:rPr>
        <w:t xml:space="preserve"> </w:t>
      </w:r>
      <w:r w:rsidRPr="007D3BA8">
        <w:t>Number</w:t>
      </w:r>
      <w:r w:rsidRPr="007D3BA8">
        <w:rPr>
          <w:spacing w:val="-10"/>
        </w:rPr>
        <w:t xml:space="preserve"> </w:t>
      </w:r>
      <w:r w:rsidRPr="007D3BA8">
        <w:t>(for</w:t>
      </w:r>
      <w:r w:rsidRPr="007D3BA8">
        <w:rPr>
          <w:spacing w:val="-10"/>
        </w:rPr>
        <w:t xml:space="preserve"> </w:t>
      </w:r>
      <w:r w:rsidRPr="007D3BA8">
        <w:t>information</w:t>
      </w:r>
      <w:r w:rsidRPr="007D3BA8">
        <w:rPr>
          <w:spacing w:val="-9"/>
        </w:rPr>
        <w:t xml:space="preserve"> </w:t>
      </w:r>
      <w:r w:rsidRPr="007D3BA8">
        <w:t xml:space="preserve">only): </w:t>
      </w:r>
    </w:p>
    <w:p w14:paraId="519E4EEC" w14:textId="6EFFF515" w:rsidR="00A37436" w:rsidRPr="007D3BA8" w:rsidRDefault="009B363F">
      <w:pPr>
        <w:pStyle w:val="BodyText"/>
        <w:ind w:left="232" w:right="4738"/>
      </w:pPr>
      <w:r w:rsidRPr="007D3BA8">
        <w:t>E-mail Address:</w:t>
      </w:r>
    </w:p>
    <w:p w14:paraId="41468841" w14:textId="77777777" w:rsidR="00A37436" w:rsidRPr="007D3BA8" w:rsidRDefault="00A37436">
      <w:pPr>
        <w:pStyle w:val="BodyText"/>
        <w:spacing w:before="5"/>
        <w:ind w:left="0"/>
        <w:rPr>
          <w:sz w:val="38"/>
        </w:rPr>
      </w:pPr>
    </w:p>
    <w:p w14:paraId="49E5FB42" w14:textId="77777777" w:rsidR="00A37436" w:rsidRPr="00543201" w:rsidRDefault="009B363F">
      <w:pPr>
        <w:pStyle w:val="BodyText"/>
        <w:spacing w:before="1"/>
        <w:ind w:left="2227" w:right="2168"/>
        <w:jc w:val="center"/>
      </w:pPr>
      <w:r w:rsidRPr="0013290C">
        <w:t>[Signature</w:t>
      </w:r>
      <w:r w:rsidRPr="0013290C">
        <w:rPr>
          <w:spacing w:val="-8"/>
        </w:rPr>
        <w:t xml:space="preserve"> </w:t>
      </w:r>
      <w:r w:rsidRPr="007410F6">
        <w:t>of</w:t>
      </w:r>
      <w:r w:rsidRPr="007410F6">
        <w:rPr>
          <w:spacing w:val="-6"/>
        </w:rPr>
        <w:t xml:space="preserve"> </w:t>
      </w:r>
      <w:r w:rsidRPr="007410F6">
        <w:t>Bank</w:t>
      </w:r>
      <w:r w:rsidRPr="007410F6">
        <w:rPr>
          <w:spacing w:val="-6"/>
        </w:rPr>
        <w:t xml:space="preserve"> </w:t>
      </w:r>
      <w:r w:rsidRPr="007410F6">
        <w:t>to</w:t>
      </w:r>
      <w:r w:rsidRPr="007410F6">
        <w:rPr>
          <w:spacing w:val="-6"/>
        </w:rPr>
        <w:t xml:space="preserve"> </w:t>
      </w:r>
      <w:r w:rsidRPr="00543201">
        <w:rPr>
          <w:spacing w:val="-2"/>
        </w:rPr>
        <w:t>follow]</w:t>
      </w:r>
    </w:p>
    <w:p w14:paraId="16E4DE0F" w14:textId="77777777" w:rsidR="00A37436" w:rsidRPr="0013290C" w:rsidRDefault="00A37436">
      <w:pPr>
        <w:jc w:val="center"/>
        <w:sectPr w:rsidR="00A37436" w:rsidRPr="0013290C">
          <w:pgSz w:w="12240" w:h="15840"/>
          <w:pgMar w:top="1820" w:right="1340" w:bottom="1200" w:left="1280" w:header="0" w:footer="1012" w:gutter="0"/>
          <w:cols w:space="720"/>
        </w:sectPr>
      </w:pPr>
    </w:p>
    <w:p w14:paraId="65279913" w14:textId="77777777" w:rsidR="00A37436" w:rsidRPr="007D3BA8" w:rsidRDefault="009B363F">
      <w:pPr>
        <w:spacing w:before="70"/>
        <w:ind w:left="232"/>
        <w:rPr>
          <w:b/>
          <w:sz w:val="24"/>
        </w:rPr>
      </w:pPr>
      <w:r w:rsidRPr="007D3BA8">
        <w:rPr>
          <w:b/>
          <w:spacing w:val="-2"/>
          <w:sz w:val="24"/>
        </w:rPr>
        <w:lastRenderedPageBreak/>
        <w:t>Bank:</w:t>
      </w:r>
    </w:p>
    <w:p w14:paraId="3B284D83" w14:textId="77777777" w:rsidR="00A37436" w:rsidRPr="007D3BA8" w:rsidRDefault="00A37436">
      <w:pPr>
        <w:pStyle w:val="BodyText"/>
        <w:spacing w:before="6"/>
        <w:ind w:left="0"/>
        <w:rPr>
          <w:b/>
        </w:rPr>
      </w:pPr>
    </w:p>
    <w:p w14:paraId="14326BBD" w14:textId="77777777" w:rsidR="00A37436" w:rsidRPr="007D3BA8" w:rsidRDefault="009B363F">
      <w:pPr>
        <w:pStyle w:val="Heading1"/>
        <w:ind w:left="232" w:right="0"/>
        <w:jc w:val="left"/>
      </w:pPr>
      <w:r w:rsidRPr="007D3BA8">
        <w:t>WEBSTER</w:t>
      </w:r>
      <w:r w:rsidRPr="007D3BA8">
        <w:rPr>
          <w:spacing w:val="34"/>
        </w:rPr>
        <w:t xml:space="preserve"> </w:t>
      </w:r>
      <w:r w:rsidRPr="007D3BA8">
        <w:t>BANK,</w:t>
      </w:r>
      <w:r w:rsidRPr="007D3BA8">
        <w:rPr>
          <w:spacing w:val="30"/>
        </w:rPr>
        <w:t xml:space="preserve"> </w:t>
      </w:r>
      <w:r w:rsidRPr="007D3BA8">
        <w:t>NATIONAL</w:t>
      </w:r>
      <w:r w:rsidRPr="007D3BA8">
        <w:rPr>
          <w:spacing w:val="33"/>
        </w:rPr>
        <w:t xml:space="preserve"> </w:t>
      </w:r>
      <w:r w:rsidRPr="007D3BA8">
        <w:rPr>
          <w:spacing w:val="-2"/>
        </w:rPr>
        <w:t>ASSOCIATION</w:t>
      </w:r>
    </w:p>
    <w:p w14:paraId="6D5C00A2" w14:textId="77777777" w:rsidR="00A37436" w:rsidRPr="007D3BA8" w:rsidRDefault="00A37436">
      <w:pPr>
        <w:pStyle w:val="BodyText"/>
        <w:ind w:left="0"/>
        <w:rPr>
          <w:b/>
          <w:sz w:val="28"/>
        </w:rPr>
      </w:pPr>
    </w:p>
    <w:p w14:paraId="7D9131EC" w14:textId="77777777" w:rsidR="00A37436" w:rsidRPr="007D3BA8" w:rsidRDefault="00A37436">
      <w:pPr>
        <w:pStyle w:val="BodyText"/>
        <w:ind w:left="0"/>
        <w:rPr>
          <w:b/>
          <w:sz w:val="28"/>
        </w:rPr>
      </w:pPr>
    </w:p>
    <w:p w14:paraId="46351A4D" w14:textId="77777777" w:rsidR="00A37436" w:rsidRPr="007D3BA8" w:rsidRDefault="00A37436">
      <w:pPr>
        <w:pStyle w:val="BodyText"/>
        <w:spacing w:before="9"/>
        <w:ind w:left="0"/>
        <w:rPr>
          <w:b/>
          <w:sz w:val="27"/>
        </w:rPr>
      </w:pPr>
    </w:p>
    <w:p w14:paraId="7E3EE7A4" w14:textId="77777777" w:rsidR="00A37436" w:rsidRPr="007D3BA8" w:rsidRDefault="009B363F">
      <w:pPr>
        <w:pStyle w:val="BodyText"/>
        <w:tabs>
          <w:tab w:val="left" w:pos="3221"/>
          <w:tab w:val="left" w:pos="3274"/>
          <w:tab w:val="left" w:pos="3523"/>
        </w:tabs>
        <w:spacing w:before="1"/>
        <w:ind w:left="232" w:right="6094"/>
      </w:pPr>
      <w:r w:rsidRPr="007D3BA8">
        <w:t xml:space="preserve">By: </w:t>
      </w:r>
      <w:r w:rsidRPr="007D3BA8">
        <w:rPr>
          <w:u w:val="single"/>
        </w:rPr>
        <w:tab/>
      </w:r>
      <w:r w:rsidRPr="007D3BA8">
        <w:rPr>
          <w:u w:val="single"/>
        </w:rPr>
        <w:tab/>
      </w:r>
      <w:r w:rsidRPr="007D3BA8">
        <w:t xml:space="preserve"> Name:</w:t>
      </w:r>
      <w:r w:rsidRPr="007D3BA8">
        <w:rPr>
          <w:spacing w:val="89"/>
        </w:rPr>
        <w:t xml:space="preserve"> </w:t>
      </w:r>
      <w:r w:rsidRPr="007D3BA8">
        <w:rPr>
          <w:u w:val="single"/>
        </w:rPr>
        <w:tab/>
      </w:r>
      <w:r w:rsidRPr="007D3BA8">
        <w:t xml:space="preserve"> Title:</w:t>
      </w:r>
      <w:r w:rsidRPr="007D3BA8">
        <w:rPr>
          <w:spacing w:val="49"/>
        </w:rPr>
        <w:t xml:space="preserve"> </w:t>
      </w:r>
      <w:r w:rsidRPr="007D3BA8">
        <w:rPr>
          <w:u w:val="single"/>
        </w:rPr>
        <w:tab/>
      </w:r>
      <w:r w:rsidRPr="007D3BA8">
        <w:rPr>
          <w:u w:val="single"/>
        </w:rPr>
        <w:tab/>
      </w:r>
      <w:r w:rsidRPr="007D3BA8">
        <w:rPr>
          <w:u w:val="single"/>
        </w:rPr>
        <w:tab/>
      </w:r>
    </w:p>
    <w:p w14:paraId="4937F8F4" w14:textId="77777777" w:rsidR="00380A42" w:rsidRDefault="009B363F" w:rsidP="00380A42">
      <w:pPr>
        <w:spacing w:line="252" w:lineRule="auto"/>
        <w:ind w:firstLine="232"/>
        <w:rPr>
          <w:rFonts w:ascii="Roboto" w:eastAsia="Calibri" w:hAnsi="Roboto"/>
          <w:noProof/>
          <w:color w:val="737373"/>
          <w:sz w:val="21"/>
          <w:szCs w:val="21"/>
        </w:rPr>
      </w:pPr>
      <w:r w:rsidRPr="007D3BA8">
        <w:rPr>
          <w:spacing w:val="-2"/>
        </w:rPr>
        <w:t>Address:</w:t>
      </w:r>
      <w:r w:rsidR="00380A42">
        <w:rPr>
          <w:spacing w:val="-2"/>
        </w:rPr>
        <w:t xml:space="preserve">   </w:t>
      </w:r>
      <w:r w:rsidR="00380A42">
        <w:rPr>
          <w:rFonts w:ascii="Roboto" w:eastAsia="Calibri" w:hAnsi="Roboto"/>
          <w:noProof/>
          <w:color w:val="737373"/>
          <w:sz w:val="21"/>
          <w:szCs w:val="21"/>
        </w:rPr>
        <w:t>200 Executive Boulevard</w:t>
      </w:r>
    </w:p>
    <w:p w14:paraId="541CCD6C" w14:textId="3B81B2E7" w:rsidR="00380A42" w:rsidRDefault="00380A42" w:rsidP="00380A42">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 xml:space="preserve">                  Southington, CT 06489</w:t>
      </w:r>
    </w:p>
    <w:p w14:paraId="74AB6F29" w14:textId="77777777" w:rsidR="00A37436" w:rsidRPr="007D3BA8" w:rsidRDefault="00A37436">
      <w:pPr>
        <w:pStyle w:val="BodyText"/>
        <w:spacing w:before="3"/>
        <w:ind w:left="0"/>
      </w:pPr>
    </w:p>
    <w:p w14:paraId="6FD478EB" w14:textId="19419CCB" w:rsidR="00A37436" w:rsidRPr="007D3BA8" w:rsidRDefault="009B363F">
      <w:pPr>
        <w:pStyle w:val="BodyText"/>
        <w:spacing w:line="288" w:lineRule="exact"/>
        <w:ind w:left="232"/>
      </w:pPr>
      <w:r w:rsidRPr="007D3BA8">
        <w:t>Attention:</w:t>
      </w:r>
      <w:r w:rsidRPr="007D3BA8">
        <w:rPr>
          <w:spacing w:val="-3"/>
        </w:rPr>
        <w:t xml:space="preserve"> </w:t>
      </w:r>
      <w:r w:rsidR="00380A42">
        <w:rPr>
          <w:spacing w:val="-3"/>
        </w:rPr>
        <w:t xml:space="preserve">BaaS Partnerships Department </w:t>
      </w:r>
    </w:p>
    <w:p w14:paraId="0E84B577" w14:textId="291A2357" w:rsidR="00A37436" w:rsidRPr="007D3BA8" w:rsidRDefault="009B363F">
      <w:pPr>
        <w:ind w:left="232" w:right="3177"/>
        <w:rPr>
          <w:b/>
          <w:sz w:val="24"/>
        </w:rPr>
      </w:pPr>
      <w:r w:rsidRPr="007D3BA8">
        <w:rPr>
          <w:sz w:val="24"/>
        </w:rPr>
        <w:t xml:space="preserve">E-mail Address: </w:t>
      </w:r>
      <w:r w:rsidR="00380A42" w:rsidRPr="00380A42">
        <w:rPr>
          <w:b/>
          <w:bCs/>
          <w:sz w:val="24"/>
        </w:rPr>
        <w:t>webster_rho_daca@websterbank.com</w:t>
      </w:r>
      <w:r w:rsidRPr="007D3BA8">
        <w:rPr>
          <w:b/>
          <w:sz w:val="24"/>
        </w:rPr>
        <w:br w:type="page"/>
      </w:r>
    </w:p>
    <w:p w14:paraId="14325F10" w14:textId="77777777" w:rsidR="00A37436" w:rsidRPr="006E1CCD" w:rsidRDefault="009B363F">
      <w:pPr>
        <w:ind w:left="232" w:right="3177"/>
        <w:rPr>
          <w:b/>
          <w:sz w:val="24"/>
        </w:rPr>
      </w:pPr>
      <w:r w:rsidRPr="006E1CCD">
        <w:rPr>
          <w:b/>
          <w:sz w:val="24"/>
        </w:rPr>
        <w:lastRenderedPageBreak/>
        <w:t>Platform:</w:t>
      </w:r>
    </w:p>
    <w:p w14:paraId="6B75B191" w14:textId="77777777" w:rsidR="00A37436" w:rsidRPr="006E1CCD" w:rsidRDefault="00A37436">
      <w:pPr>
        <w:ind w:left="232" w:right="3177"/>
        <w:rPr>
          <w:b/>
          <w:sz w:val="24"/>
        </w:rPr>
      </w:pPr>
    </w:p>
    <w:p w14:paraId="1D29EFD4" w14:textId="77777777" w:rsidR="00A37436" w:rsidRPr="006E1CCD" w:rsidRDefault="009B363F">
      <w:pPr>
        <w:ind w:left="232" w:right="3177"/>
        <w:rPr>
          <w:bCs/>
          <w:sz w:val="24"/>
        </w:rPr>
      </w:pPr>
      <w:r w:rsidRPr="006E1CCD">
        <w:rPr>
          <w:b/>
          <w:sz w:val="24"/>
        </w:rPr>
        <w:t>UNDER TECHNOLOGIES INC</w:t>
      </w:r>
      <w:r w:rsidRPr="006E1CCD">
        <w:rPr>
          <w:bCs/>
          <w:sz w:val="24"/>
        </w:rPr>
        <w:t>,</w:t>
      </w:r>
    </w:p>
    <w:p w14:paraId="6CE25E12" w14:textId="77777777" w:rsidR="00A37436" w:rsidRPr="006E1CCD" w:rsidRDefault="009B363F">
      <w:pPr>
        <w:ind w:left="232" w:right="3177"/>
        <w:rPr>
          <w:bCs/>
          <w:sz w:val="24"/>
        </w:rPr>
      </w:pPr>
      <w:r w:rsidRPr="006E1CCD">
        <w:rPr>
          <w:bCs/>
          <w:sz w:val="24"/>
        </w:rPr>
        <w:t>dba Rho Technologies</w:t>
      </w:r>
    </w:p>
    <w:p w14:paraId="433FD25F" w14:textId="77777777" w:rsidR="00A37436" w:rsidRPr="006E1CCD" w:rsidRDefault="00A37436">
      <w:pPr>
        <w:ind w:left="232" w:right="3177"/>
        <w:rPr>
          <w:bCs/>
          <w:sz w:val="24"/>
        </w:rPr>
      </w:pPr>
    </w:p>
    <w:p w14:paraId="02766DD8" w14:textId="77777777" w:rsidR="00A37436" w:rsidRPr="006E1CCD" w:rsidRDefault="00A37436">
      <w:pPr>
        <w:ind w:left="232" w:right="3177"/>
        <w:rPr>
          <w:bCs/>
          <w:sz w:val="24"/>
        </w:rPr>
      </w:pPr>
    </w:p>
    <w:p w14:paraId="14609717" w14:textId="77777777" w:rsidR="00A37436" w:rsidRPr="006E1CCD" w:rsidRDefault="00A37436">
      <w:pPr>
        <w:ind w:left="232" w:right="3177"/>
        <w:rPr>
          <w:bCs/>
          <w:sz w:val="24"/>
        </w:rPr>
      </w:pPr>
    </w:p>
    <w:p w14:paraId="589119DC" w14:textId="77777777" w:rsidR="00A37436" w:rsidRPr="007D3BA8" w:rsidRDefault="009B363F">
      <w:pPr>
        <w:pStyle w:val="BodyText"/>
        <w:tabs>
          <w:tab w:val="left" w:pos="3221"/>
          <w:tab w:val="left" w:pos="3274"/>
          <w:tab w:val="left" w:pos="3523"/>
        </w:tabs>
        <w:spacing w:before="1"/>
        <w:ind w:left="232" w:right="6094"/>
      </w:pPr>
      <w:r w:rsidRPr="006E1CCD">
        <w:t xml:space="preserve">By: </w:t>
      </w:r>
      <w:r w:rsidRPr="006E1CCD">
        <w:rPr>
          <w:u w:val="single"/>
        </w:rPr>
        <w:tab/>
      </w:r>
      <w:r w:rsidRPr="006E1CCD">
        <w:rPr>
          <w:u w:val="single"/>
        </w:rPr>
        <w:tab/>
      </w:r>
      <w:r w:rsidRPr="006E1CCD">
        <w:t xml:space="preserve"> Name:</w:t>
      </w:r>
      <w:r w:rsidRPr="006E1CCD">
        <w:rPr>
          <w:spacing w:val="89"/>
        </w:rPr>
        <w:t xml:space="preserve"> </w:t>
      </w:r>
      <w:r w:rsidRPr="006E1CCD">
        <w:rPr>
          <w:u w:val="single"/>
        </w:rPr>
        <w:tab/>
      </w:r>
      <w:r w:rsidRPr="006E1CCD">
        <w:t xml:space="preserve"> Title:</w:t>
      </w:r>
      <w:r w:rsidRPr="006E1CCD">
        <w:rPr>
          <w:spacing w:val="49"/>
        </w:rPr>
        <w:t xml:space="preserve"> </w:t>
      </w:r>
      <w:r w:rsidRPr="006E1CCD">
        <w:rPr>
          <w:u w:val="single"/>
        </w:rPr>
        <w:tab/>
      </w:r>
      <w:r w:rsidRPr="006E1CCD">
        <w:rPr>
          <w:u w:val="single"/>
        </w:rPr>
        <w:tab/>
      </w:r>
    </w:p>
    <w:p w14:paraId="188714E5" w14:textId="7FEF2B09" w:rsidR="00A37436" w:rsidRDefault="009B363F" w:rsidP="006E1CCD">
      <w:pPr>
        <w:pStyle w:val="BodyText"/>
        <w:tabs>
          <w:tab w:val="left" w:pos="1672"/>
        </w:tabs>
        <w:spacing w:line="237" w:lineRule="auto"/>
        <w:ind w:left="1672" w:right="4462" w:hanging="1440"/>
      </w:pPr>
      <w:r w:rsidRPr="007D3BA8">
        <w:rPr>
          <w:spacing w:val="-2"/>
        </w:rPr>
        <w:t>Address:</w:t>
      </w:r>
      <w:r w:rsidRPr="007D3BA8">
        <w:t xml:space="preserve"> </w:t>
      </w:r>
      <w:r w:rsidR="006E1CCD">
        <w:tab/>
        <w:t>100 Crosby Street, 6</w:t>
      </w:r>
      <w:r w:rsidR="006E1CCD" w:rsidRPr="006E1CCD">
        <w:rPr>
          <w:vertAlign w:val="superscript"/>
        </w:rPr>
        <w:t>th</w:t>
      </w:r>
      <w:r w:rsidR="006E1CCD">
        <w:t xml:space="preserve"> Floor</w:t>
      </w:r>
    </w:p>
    <w:p w14:paraId="0BDADBF3" w14:textId="67F26D31" w:rsidR="006E1CCD" w:rsidRPr="007D3BA8" w:rsidRDefault="006E1CCD" w:rsidP="006E1CCD">
      <w:pPr>
        <w:pStyle w:val="BodyText"/>
        <w:tabs>
          <w:tab w:val="left" w:pos="1672"/>
        </w:tabs>
        <w:spacing w:line="237" w:lineRule="auto"/>
        <w:ind w:left="1672" w:right="4462" w:hanging="1440"/>
      </w:pPr>
      <w:r>
        <w:tab/>
        <w:t>New York, NY 10012</w:t>
      </w:r>
    </w:p>
    <w:p w14:paraId="113947EC" w14:textId="04E3EB74" w:rsidR="00A37436" w:rsidRPr="007D3BA8" w:rsidRDefault="009B363F">
      <w:pPr>
        <w:pStyle w:val="BodyText"/>
        <w:spacing w:line="288" w:lineRule="exact"/>
        <w:ind w:left="232"/>
      </w:pPr>
      <w:r w:rsidRPr="007D3BA8">
        <w:t>Attention:</w:t>
      </w:r>
      <w:r w:rsidRPr="007D3BA8">
        <w:rPr>
          <w:spacing w:val="-3"/>
        </w:rPr>
        <w:t xml:space="preserve"> </w:t>
      </w:r>
      <w:r w:rsidR="006E1CCD">
        <w:t>Client Service</w:t>
      </w:r>
    </w:p>
    <w:p w14:paraId="5D88DB16" w14:textId="416BEDFD" w:rsidR="00A37436" w:rsidRPr="007D3BA8" w:rsidRDefault="009B363F">
      <w:pPr>
        <w:ind w:left="232" w:right="3177"/>
        <w:rPr>
          <w:spacing w:val="-11"/>
          <w:sz w:val="24"/>
        </w:rPr>
      </w:pPr>
      <w:r w:rsidRPr="007D3BA8">
        <w:rPr>
          <w:sz w:val="24"/>
        </w:rPr>
        <w:t>Telephone</w:t>
      </w:r>
      <w:r w:rsidRPr="007D3BA8">
        <w:rPr>
          <w:spacing w:val="-6"/>
          <w:sz w:val="24"/>
        </w:rPr>
        <w:t xml:space="preserve"> </w:t>
      </w:r>
      <w:r w:rsidRPr="007D3BA8">
        <w:rPr>
          <w:sz w:val="24"/>
        </w:rPr>
        <w:t>Number</w:t>
      </w:r>
      <w:r w:rsidRPr="007D3BA8">
        <w:rPr>
          <w:spacing w:val="-7"/>
          <w:sz w:val="24"/>
        </w:rPr>
        <w:t xml:space="preserve"> </w:t>
      </w:r>
      <w:r w:rsidRPr="007D3BA8">
        <w:rPr>
          <w:sz w:val="24"/>
        </w:rPr>
        <w:t>(for</w:t>
      </w:r>
      <w:r w:rsidRPr="007D3BA8">
        <w:rPr>
          <w:spacing w:val="-7"/>
          <w:sz w:val="24"/>
        </w:rPr>
        <w:t xml:space="preserve"> </w:t>
      </w:r>
      <w:r w:rsidRPr="007D3BA8">
        <w:rPr>
          <w:sz w:val="24"/>
        </w:rPr>
        <w:t>information</w:t>
      </w:r>
      <w:r w:rsidRPr="007D3BA8">
        <w:rPr>
          <w:spacing w:val="-6"/>
          <w:sz w:val="24"/>
        </w:rPr>
        <w:t xml:space="preserve"> </w:t>
      </w:r>
      <w:r w:rsidRPr="007D3BA8">
        <w:rPr>
          <w:sz w:val="24"/>
        </w:rPr>
        <w:t xml:space="preserve">only): </w:t>
      </w:r>
      <w:r w:rsidR="006E1CCD" w:rsidRPr="006E1CCD">
        <w:rPr>
          <w:sz w:val="24"/>
        </w:rPr>
        <w:t>(855) 7-GETRHO</w:t>
      </w:r>
    </w:p>
    <w:p w14:paraId="6649B73A" w14:textId="09177459" w:rsidR="00A37436" w:rsidRPr="007D3BA8" w:rsidRDefault="009B363F">
      <w:pPr>
        <w:ind w:left="232" w:right="3177"/>
        <w:rPr>
          <w:bCs/>
          <w:sz w:val="24"/>
        </w:rPr>
      </w:pPr>
      <w:r w:rsidRPr="007D3BA8">
        <w:rPr>
          <w:sz w:val="24"/>
        </w:rPr>
        <w:t xml:space="preserve">E-mail Address: </w:t>
      </w:r>
      <w:hyperlink r:id="rId12" w:history="1">
        <w:r w:rsidR="00380A42" w:rsidRPr="00BE028F">
          <w:rPr>
            <w:rStyle w:val="Hyperlink"/>
            <w:b/>
            <w:sz w:val="24"/>
          </w:rPr>
          <w:t>daca@rho.co</w:t>
        </w:r>
      </w:hyperlink>
    </w:p>
    <w:p w14:paraId="35071CEA" w14:textId="77777777" w:rsidR="00A37436" w:rsidRPr="007D3BA8" w:rsidRDefault="00A37436">
      <w:pPr>
        <w:rPr>
          <w:sz w:val="24"/>
        </w:rPr>
      </w:pPr>
    </w:p>
    <w:p w14:paraId="6CED059C" w14:textId="77777777" w:rsidR="00A37436" w:rsidRPr="006E1CCD" w:rsidRDefault="00A37436">
      <w:pPr>
        <w:rPr>
          <w:sz w:val="24"/>
        </w:rPr>
        <w:sectPr w:rsidR="00A37436" w:rsidRPr="006E1CCD">
          <w:pgSz w:w="12240" w:h="15840"/>
          <w:pgMar w:top="1820" w:right="1340" w:bottom="1200" w:left="1280" w:header="0" w:footer="1012" w:gutter="0"/>
          <w:cols w:space="720"/>
        </w:sectPr>
      </w:pPr>
    </w:p>
    <w:p w14:paraId="5BFD323F" w14:textId="77777777" w:rsidR="00A37436" w:rsidRPr="007410F6" w:rsidRDefault="009B363F">
      <w:pPr>
        <w:pStyle w:val="Heading2"/>
        <w:spacing w:before="78" w:line="398" w:lineRule="auto"/>
        <w:ind w:left="3677" w:right="3611" w:firstLine="585"/>
        <w:rPr>
          <w:u w:val="none"/>
        </w:rPr>
      </w:pPr>
      <w:r w:rsidRPr="0013290C">
        <w:lastRenderedPageBreak/>
        <w:t>Schedule A</w:t>
      </w:r>
      <w:r w:rsidRPr="0013290C">
        <w:rPr>
          <w:u w:val="none"/>
        </w:rPr>
        <w:t xml:space="preserve"> </w:t>
      </w:r>
      <w:r w:rsidRPr="007410F6">
        <w:t>DEPOSIT</w:t>
      </w:r>
      <w:r w:rsidRPr="007410F6">
        <w:rPr>
          <w:spacing w:val="-15"/>
        </w:rPr>
        <w:t xml:space="preserve"> </w:t>
      </w:r>
      <w:r w:rsidRPr="007410F6">
        <w:t>ACCOUNT</w:t>
      </w:r>
    </w:p>
    <w:p w14:paraId="1B7D8F67" w14:textId="77777777" w:rsidR="00A37436" w:rsidRPr="00A424BB" w:rsidRDefault="009B363F">
      <w:pPr>
        <w:pStyle w:val="BodyText"/>
        <w:spacing w:line="274" w:lineRule="exact"/>
        <w:rPr>
          <w:spacing w:val="-2"/>
        </w:rPr>
      </w:pPr>
      <w:r>
        <w:t>The following account or accounts comprise the Deposit Account [PENDING: ACCOUNT NUMBER(S) — pull from Rho dashboard]:</w:t>
      </w:r>
    </w:p>
    <w:p w14:paraId="3AF32734" w14:textId="77777777" w:rsidR="00A37436" w:rsidRPr="007B01BD" w:rsidRDefault="00A37436">
      <w:pPr>
        <w:pStyle w:val="BodyText"/>
        <w:spacing w:line="274" w:lineRule="exact"/>
      </w:pPr>
    </w:p>
    <w:p w14:paraId="1D33C5FE" w14:textId="77777777" w:rsidR="00A37436" w:rsidRPr="0013290C" w:rsidRDefault="00A37436">
      <w:pPr>
        <w:spacing w:line="274" w:lineRule="exact"/>
        <w:sectPr w:rsidR="00A37436" w:rsidRPr="0013290C">
          <w:footerReference w:type="default" r:id="rId13"/>
          <w:pgSz w:w="12240" w:h="15840"/>
          <w:pgMar w:top="1820" w:right="1340" w:bottom="1200" w:left="1280" w:header="0" w:footer="1012" w:gutter="0"/>
          <w:cols w:space="720"/>
        </w:sectPr>
      </w:pPr>
    </w:p>
    <w:p w14:paraId="663F5B6A" w14:textId="77777777" w:rsidR="00A37436" w:rsidRPr="0013290C" w:rsidRDefault="009B363F">
      <w:pPr>
        <w:pStyle w:val="Heading2"/>
        <w:spacing w:before="78"/>
        <w:ind w:left="2227" w:right="2167" w:firstLine="0"/>
        <w:jc w:val="center"/>
        <w:rPr>
          <w:u w:val="none"/>
        </w:rPr>
      </w:pPr>
      <w:r w:rsidRPr="0013290C">
        <w:lastRenderedPageBreak/>
        <w:t>Schedule</w:t>
      </w:r>
      <w:r w:rsidRPr="0013290C">
        <w:rPr>
          <w:spacing w:val="-8"/>
        </w:rPr>
        <w:t xml:space="preserve"> </w:t>
      </w:r>
      <w:r w:rsidRPr="0013290C">
        <w:rPr>
          <w:spacing w:val="-10"/>
        </w:rPr>
        <w:t>B</w:t>
      </w:r>
    </w:p>
    <w:p w14:paraId="27A2EFEA" w14:textId="77777777" w:rsidR="00A37436" w:rsidRPr="0013290C" w:rsidRDefault="009B363F">
      <w:pPr>
        <w:spacing w:before="182"/>
        <w:ind w:left="2227" w:right="2166"/>
        <w:jc w:val="center"/>
        <w:rPr>
          <w:b/>
          <w:sz w:val="24"/>
        </w:rPr>
      </w:pPr>
      <w:r w:rsidRPr="0013290C">
        <w:rPr>
          <w:b/>
          <w:sz w:val="24"/>
          <w:u w:val="single"/>
        </w:rPr>
        <w:t>SCHEDULE</w:t>
      </w:r>
      <w:r w:rsidRPr="0013290C">
        <w:rPr>
          <w:b/>
          <w:spacing w:val="-8"/>
          <w:sz w:val="24"/>
          <w:u w:val="single"/>
        </w:rPr>
        <w:t xml:space="preserve"> </w:t>
      </w:r>
      <w:r w:rsidRPr="0013290C">
        <w:rPr>
          <w:b/>
          <w:sz w:val="24"/>
          <w:u w:val="single"/>
        </w:rPr>
        <w:t>OF</w:t>
      </w:r>
      <w:r w:rsidRPr="0013290C">
        <w:rPr>
          <w:b/>
          <w:spacing w:val="-4"/>
          <w:sz w:val="24"/>
          <w:u w:val="single"/>
        </w:rPr>
        <w:t xml:space="preserve"> FEES</w:t>
      </w:r>
    </w:p>
    <w:p w14:paraId="30DAA7E5" w14:textId="77777777" w:rsidR="00A37436" w:rsidRPr="007D3BA8" w:rsidRDefault="009B363F">
      <w:pPr>
        <w:pStyle w:val="Heading2"/>
        <w:spacing w:before="0"/>
        <w:ind w:left="2227" w:right="2165" w:firstLine="0"/>
        <w:jc w:val="center"/>
        <w:rPr>
          <w:u w:val="none"/>
        </w:rPr>
      </w:pPr>
      <w:r w:rsidRPr="007D3BA8">
        <w:t>Deposit</w:t>
      </w:r>
      <w:r w:rsidRPr="007D3BA8">
        <w:rPr>
          <w:spacing w:val="-10"/>
        </w:rPr>
        <w:t xml:space="preserve"> </w:t>
      </w:r>
      <w:r w:rsidRPr="007D3BA8">
        <w:t>Account</w:t>
      </w:r>
      <w:r w:rsidRPr="007D3BA8">
        <w:rPr>
          <w:spacing w:val="-10"/>
        </w:rPr>
        <w:t xml:space="preserve"> </w:t>
      </w:r>
      <w:r w:rsidRPr="007D3BA8">
        <w:t>Control</w:t>
      </w:r>
      <w:r w:rsidRPr="007D3BA8">
        <w:rPr>
          <w:spacing w:val="-10"/>
        </w:rPr>
        <w:t xml:space="preserve"> </w:t>
      </w:r>
      <w:r w:rsidRPr="007D3BA8">
        <w:t>Agreement</w:t>
      </w:r>
      <w:r w:rsidRPr="007D3BA8">
        <w:rPr>
          <w:spacing w:val="-9"/>
        </w:rPr>
        <w:t xml:space="preserve"> </w:t>
      </w:r>
      <w:r w:rsidRPr="007D3BA8">
        <w:t>(DACA)</w:t>
      </w:r>
      <w:r w:rsidRPr="007D3BA8">
        <w:rPr>
          <w:u w:val="none"/>
        </w:rPr>
        <w:t xml:space="preserve"> </w:t>
      </w:r>
      <w:r w:rsidRPr="007D3BA8">
        <w:t>Applicable to each Deposit Account</w:t>
      </w:r>
    </w:p>
    <w:p w14:paraId="4F67C565" w14:textId="77777777" w:rsidR="00A37436" w:rsidRPr="007D3BA8" w:rsidRDefault="00A37436">
      <w:pPr>
        <w:pStyle w:val="BodyText"/>
        <w:ind w:left="0"/>
        <w:rPr>
          <w:b/>
          <w:sz w:val="20"/>
        </w:rPr>
      </w:pPr>
    </w:p>
    <w:p w14:paraId="5B0C9F49" w14:textId="77777777" w:rsidR="00A37436" w:rsidRPr="007D3BA8" w:rsidRDefault="00A37436">
      <w:pPr>
        <w:pStyle w:val="BodyText"/>
        <w:ind w:left="0"/>
        <w:rPr>
          <w:b/>
          <w:sz w:val="20"/>
        </w:rPr>
      </w:pPr>
    </w:p>
    <w:p w14:paraId="0E47AD6E" w14:textId="77777777" w:rsidR="00A37436" w:rsidRPr="007D3BA8" w:rsidRDefault="00A37436">
      <w:pPr>
        <w:pStyle w:val="BodyText"/>
        <w:ind w:left="0"/>
        <w:rPr>
          <w:b/>
          <w:sz w:val="20"/>
        </w:rPr>
      </w:pPr>
    </w:p>
    <w:p w14:paraId="6ED51CBD" w14:textId="77777777" w:rsidR="00A37436" w:rsidRPr="007D3BA8" w:rsidRDefault="00A37436">
      <w:pPr>
        <w:pStyle w:val="BodyText"/>
        <w:spacing w:before="9"/>
        <w:ind w:left="0"/>
        <w:rPr>
          <w:b/>
          <w:sz w:val="14"/>
        </w:rPr>
      </w:pPr>
    </w:p>
    <w:tbl>
      <w:tblPr>
        <w:tblW w:w="0" w:type="auto"/>
        <w:tblInd w:w="117" w:type="dxa"/>
        <w:tblLayout w:type="fixed"/>
        <w:tblCellMar>
          <w:left w:w="0" w:type="dxa"/>
          <w:right w:w="0" w:type="dxa"/>
        </w:tblCellMar>
        <w:tblLook w:val="01E0" w:firstRow="1" w:lastRow="1" w:firstColumn="1" w:lastColumn="1" w:noHBand="0" w:noVBand="0"/>
      </w:tblPr>
      <w:tblGrid>
        <w:gridCol w:w="5105"/>
        <w:gridCol w:w="2408"/>
      </w:tblGrid>
      <w:tr w:rsidR="00A37436" w:rsidRPr="0013290C" w14:paraId="2109AC9D" w14:textId="77777777">
        <w:trPr>
          <w:trHeight w:val="425"/>
        </w:trPr>
        <w:tc>
          <w:tcPr>
            <w:tcW w:w="5105" w:type="dxa"/>
          </w:tcPr>
          <w:p w14:paraId="00BC7F51" w14:textId="77777777" w:rsidR="00A37436" w:rsidRPr="007D3BA8" w:rsidRDefault="007410F6">
            <w:pPr>
              <w:pStyle w:val="TableParagraph"/>
              <w:rPr>
                <w:rFonts w:ascii="Times New Roman" w:hAnsi="Times New Roman" w:cs="Times New Roman"/>
                <w:b/>
                <w:sz w:val="21"/>
              </w:rPr>
            </w:pPr>
            <w:r>
              <w:rPr>
                <w:rFonts w:ascii="Times New Roman" w:hAnsi="Times New Roman" w:cs="Times New Roman"/>
                <w:b/>
                <w:sz w:val="21"/>
              </w:rPr>
              <w:t>Description</w:t>
            </w:r>
          </w:p>
        </w:tc>
        <w:tc>
          <w:tcPr>
            <w:tcW w:w="2408" w:type="dxa"/>
          </w:tcPr>
          <w:p w14:paraId="5A6CF541" w14:textId="77777777" w:rsidR="00A37436" w:rsidRPr="007D3BA8" w:rsidRDefault="007410F6">
            <w:pPr>
              <w:pStyle w:val="TableParagraph"/>
              <w:ind w:left="1353"/>
              <w:rPr>
                <w:rFonts w:ascii="Times New Roman" w:hAnsi="Times New Roman" w:cs="Times New Roman"/>
                <w:b/>
                <w:sz w:val="21"/>
              </w:rPr>
            </w:pPr>
            <w:r>
              <w:rPr>
                <w:rFonts w:ascii="Times New Roman" w:hAnsi="Times New Roman" w:cs="Times New Roman"/>
                <w:b/>
                <w:sz w:val="21"/>
              </w:rPr>
              <w:t>Price</w:t>
            </w:r>
          </w:p>
        </w:tc>
      </w:tr>
      <w:tr w:rsidR="00A37436" w:rsidRPr="0013290C" w14:paraId="715965AE" w14:textId="77777777">
        <w:trPr>
          <w:trHeight w:val="585"/>
        </w:trPr>
        <w:tc>
          <w:tcPr>
            <w:tcW w:w="5105" w:type="dxa"/>
          </w:tcPr>
          <w:p w14:paraId="0B2FB47E" w14:textId="77777777" w:rsidR="00A37436" w:rsidRPr="007D3BA8" w:rsidRDefault="009B363F">
            <w:pPr>
              <w:pStyle w:val="TableParagraph"/>
              <w:spacing w:before="171"/>
              <w:rPr>
                <w:rFonts w:ascii="Times New Roman" w:hAnsi="Times New Roman" w:cs="Times New Roman"/>
                <w:sz w:val="21"/>
              </w:rPr>
            </w:pPr>
            <w:r w:rsidRPr="007D3BA8">
              <w:rPr>
                <w:rFonts w:ascii="Times New Roman" w:hAnsi="Times New Roman" w:cs="Times New Roman"/>
                <w:sz w:val="21"/>
              </w:rPr>
              <w:t>DACA</w:t>
            </w:r>
            <w:r w:rsidRPr="007D3BA8">
              <w:rPr>
                <w:rFonts w:ascii="Times New Roman" w:hAnsi="Times New Roman" w:cs="Times New Roman"/>
                <w:spacing w:val="-5"/>
                <w:sz w:val="21"/>
              </w:rPr>
              <w:t xml:space="preserve"> </w:t>
            </w:r>
            <w:r w:rsidRPr="007D3BA8">
              <w:rPr>
                <w:rFonts w:ascii="Times New Roman" w:hAnsi="Times New Roman" w:cs="Times New Roman"/>
                <w:sz w:val="21"/>
              </w:rPr>
              <w:t>Set-up</w:t>
            </w:r>
            <w:r w:rsidRPr="007D3BA8">
              <w:rPr>
                <w:rFonts w:ascii="Times New Roman" w:hAnsi="Times New Roman" w:cs="Times New Roman"/>
                <w:spacing w:val="-5"/>
                <w:sz w:val="21"/>
              </w:rPr>
              <w:t xml:space="preserve"> Fee</w:t>
            </w:r>
          </w:p>
        </w:tc>
        <w:tc>
          <w:tcPr>
            <w:tcW w:w="2408" w:type="dxa"/>
          </w:tcPr>
          <w:p w14:paraId="402BF4C1" w14:textId="77777777" w:rsidR="00A37436" w:rsidRPr="007D3BA8" w:rsidRDefault="009B363F">
            <w:pPr>
              <w:pStyle w:val="TableParagraph"/>
              <w:spacing w:before="171"/>
              <w:ind w:left="1353"/>
              <w:rPr>
                <w:rFonts w:ascii="Times New Roman" w:hAnsi="Times New Roman" w:cs="Times New Roman"/>
                <w:sz w:val="14"/>
              </w:rPr>
            </w:pPr>
            <w:r w:rsidRPr="007D3BA8">
              <w:rPr>
                <w:rFonts w:ascii="Times New Roman" w:hAnsi="Times New Roman" w:cs="Times New Roman"/>
                <w:spacing w:val="-2"/>
                <w:sz w:val="21"/>
              </w:rPr>
              <w:t>$1,500.00</w:t>
            </w:r>
            <w:r w:rsidRPr="007D3BA8">
              <w:rPr>
                <w:rFonts w:ascii="Times New Roman" w:hAnsi="Times New Roman" w:cs="Times New Roman"/>
                <w:spacing w:val="-2"/>
                <w:position w:val="7"/>
                <w:sz w:val="14"/>
              </w:rPr>
              <w:t>1</w:t>
            </w:r>
          </w:p>
        </w:tc>
      </w:tr>
      <w:tr w:rsidR="00A37436" w:rsidRPr="0013290C" w14:paraId="6FD3F1AD" w14:textId="77777777">
        <w:trPr>
          <w:trHeight w:val="581"/>
        </w:trPr>
        <w:tc>
          <w:tcPr>
            <w:tcW w:w="5105" w:type="dxa"/>
          </w:tcPr>
          <w:p w14:paraId="0D9EAEB0" w14:textId="77777777" w:rsidR="00A37436" w:rsidRPr="007D3BA8" w:rsidRDefault="009B363F">
            <w:pPr>
              <w:pStyle w:val="TableParagraph"/>
              <w:spacing w:before="162"/>
              <w:rPr>
                <w:rFonts w:ascii="Times New Roman" w:hAnsi="Times New Roman" w:cs="Times New Roman"/>
                <w:sz w:val="21"/>
              </w:rPr>
            </w:pPr>
            <w:r w:rsidRPr="007D3BA8">
              <w:rPr>
                <w:rFonts w:ascii="Times New Roman" w:hAnsi="Times New Roman" w:cs="Times New Roman"/>
                <w:sz w:val="21"/>
              </w:rPr>
              <w:t>DACA Change</w:t>
            </w:r>
            <w:r w:rsidRPr="007D3BA8">
              <w:rPr>
                <w:rFonts w:ascii="Times New Roman" w:hAnsi="Times New Roman" w:cs="Times New Roman"/>
                <w:spacing w:val="-1"/>
                <w:sz w:val="21"/>
              </w:rPr>
              <w:t xml:space="preserve"> </w:t>
            </w:r>
            <w:r w:rsidRPr="007D3BA8">
              <w:rPr>
                <w:rFonts w:ascii="Times New Roman" w:hAnsi="Times New Roman" w:cs="Times New Roman"/>
                <w:sz w:val="21"/>
              </w:rPr>
              <w:t>of Control</w:t>
            </w:r>
            <w:r w:rsidRPr="007D3BA8">
              <w:rPr>
                <w:rFonts w:ascii="Times New Roman" w:hAnsi="Times New Roman" w:cs="Times New Roman"/>
                <w:spacing w:val="3"/>
                <w:sz w:val="21"/>
              </w:rPr>
              <w:t xml:space="preserve"> </w:t>
            </w:r>
            <w:r w:rsidRPr="007D3BA8">
              <w:rPr>
                <w:rFonts w:ascii="Times New Roman" w:hAnsi="Times New Roman" w:cs="Times New Roman"/>
                <w:spacing w:val="-5"/>
                <w:sz w:val="21"/>
              </w:rPr>
              <w:t>Fee</w:t>
            </w:r>
          </w:p>
        </w:tc>
        <w:tc>
          <w:tcPr>
            <w:tcW w:w="2408" w:type="dxa"/>
          </w:tcPr>
          <w:p w14:paraId="1BA04DC3" w14:textId="77777777" w:rsidR="00A37436" w:rsidRPr="007D3BA8" w:rsidRDefault="009B363F">
            <w:pPr>
              <w:pStyle w:val="TableParagraph"/>
              <w:spacing w:before="162"/>
              <w:ind w:left="1353"/>
              <w:rPr>
                <w:rFonts w:ascii="Times New Roman" w:hAnsi="Times New Roman" w:cs="Times New Roman"/>
                <w:sz w:val="21"/>
              </w:rPr>
            </w:pPr>
            <w:r w:rsidRPr="007D3BA8">
              <w:rPr>
                <w:rFonts w:ascii="Times New Roman" w:hAnsi="Times New Roman" w:cs="Times New Roman"/>
                <w:spacing w:val="-2"/>
                <w:sz w:val="21"/>
              </w:rPr>
              <w:t>$1,500.00</w:t>
            </w:r>
          </w:p>
        </w:tc>
      </w:tr>
      <w:tr w:rsidR="00A37436" w:rsidRPr="0013290C" w14:paraId="7E6D8F81" w14:textId="77777777">
        <w:trPr>
          <w:trHeight w:val="582"/>
        </w:trPr>
        <w:tc>
          <w:tcPr>
            <w:tcW w:w="5105" w:type="dxa"/>
          </w:tcPr>
          <w:p w14:paraId="30EB70C3" w14:textId="77777777" w:rsidR="00A37436" w:rsidRPr="007D3BA8" w:rsidRDefault="009B363F">
            <w:pPr>
              <w:pStyle w:val="TableParagraph"/>
              <w:spacing w:before="166"/>
              <w:rPr>
                <w:rFonts w:ascii="Times New Roman" w:hAnsi="Times New Roman" w:cs="Times New Roman"/>
                <w:sz w:val="21"/>
              </w:rPr>
            </w:pPr>
            <w:r w:rsidRPr="007D3BA8">
              <w:rPr>
                <w:rFonts w:ascii="Times New Roman" w:hAnsi="Times New Roman" w:cs="Times New Roman"/>
                <w:sz w:val="21"/>
              </w:rPr>
              <w:t>DACA</w:t>
            </w:r>
            <w:r w:rsidRPr="007D3BA8">
              <w:rPr>
                <w:rFonts w:ascii="Times New Roman" w:hAnsi="Times New Roman" w:cs="Times New Roman"/>
                <w:spacing w:val="-2"/>
                <w:sz w:val="21"/>
              </w:rPr>
              <w:t xml:space="preserve"> </w:t>
            </w:r>
            <w:r w:rsidRPr="007D3BA8">
              <w:rPr>
                <w:rFonts w:ascii="Times New Roman" w:hAnsi="Times New Roman" w:cs="Times New Roman"/>
                <w:sz w:val="21"/>
              </w:rPr>
              <w:t>Monthly</w:t>
            </w:r>
            <w:r w:rsidRPr="007D3BA8">
              <w:rPr>
                <w:rFonts w:ascii="Times New Roman" w:hAnsi="Times New Roman" w:cs="Times New Roman"/>
                <w:spacing w:val="1"/>
                <w:sz w:val="21"/>
              </w:rPr>
              <w:t xml:space="preserve"> </w:t>
            </w:r>
            <w:r w:rsidRPr="007D3BA8">
              <w:rPr>
                <w:rFonts w:ascii="Times New Roman" w:hAnsi="Times New Roman" w:cs="Times New Roman"/>
                <w:sz w:val="21"/>
              </w:rPr>
              <w:t xml:space="preserve">Maintenance </w:t>
            </w:r>
            <w:r w:rsidRPr="007D3BA8">
              <w:rPr>
                <w:rFonts w:ascii="Times New Roman" w:hAnsi="Times New Roman" w:cs="Times New Roman"/>
                <w:spacing w:val="-5"/>
                <w:sz w:val="21"/>
              </w:rPr>
              <w:t>Fee</w:t>
            </w:r>
          </w:p>
        </w:tc>
        <w:tc>
          <w:tcPr>
            <w:tcW w:w="2408" w:type="dxa"/>
          </w:tcPr>
          <w:p w14:paraId="5351A681" w14:textId="77777777" w:rsidR="00A37436" w:rsidRPr="007D3BA8" w:rsidRDefault="009B363F">
            <w:pPr>
              <w:pStyle w:val="TableParagraph"/>
              <w:spacing w:before="166"/>
              <w:ind w:left="1353"/>
              <w:rPr>
                <w:rFonts w:ascii="Times New Roman" w:hAnsi="Times New Roman" w:cs="Times New Roman"/>
                <w:sz w:val="14"/>
              </w:rPr>
            </w:pPr>
            <w:r w:rsidRPr="007D3BA8">
              <w:rPr>
                <w:rFonts w:ascii="Times New Roman" w:hAnsi="Times New Roman" w:cs="Times New Roman"/>
                <w:spacing w:val="-2"/>
                <w:sz w:val="21"/>
              </w:rPr>
              <w:t>$150.00</w:t>
            </w:r>
            <w:r w:rsidRPr="007D3BA8">
              <w:rPr>
                <w:rFonts w:ascii="Times New Roman" w:hAnsi="Times New Roman" w:cs="Times New Roman"/>
                <w:spacing w:val="-2"/>
                <w:position w:val="7"/>
                <w:sz w:val="14"/>
              </w:rPr>
              <w:t>1</w:t>
            </w:r>
          </w:p>
        </w:tc>
      </w:tr>
      <w:tr w:rsidR="00A37436" w:rsidRPr="0013290C" w14:paraId="4BEECDE1" w14:textId="77777777">
        <w:trPr>
          <w:trHeight w:val="584"/>
        </w:trPr>
        <w:tc>
          <w:tcPr>
            <w:tcW w:w="5105" w:type="dxa"/>
          </w:tcPr>
          <w:p w14:paraId="4C27569A" w14:textId="77777777" w:rsidR="00A37436" w:rsidRPr="007D3BA8" w:rsidRDefault="009B363F">
            <w:pPr>
              <w:pStyle w:val="TableParagraph"/>
              <w:spacing w:before="163"/>
              <w:rPr>
                <w:rFonts w:ascii="Times New Roman" w:hAnsi="Times New Roman" w:cs="Times New Roman"/>
                <w:sz w:val="21"/>
              </w:rPr>
            </w:pPr>
            <w:r w:rsidRPr="007D3BA8">
              <w:rPr>
                <w:rFonts w:ascii="Times New Roman" w:hAnsi="Times New Roman" w:cs="Times New Roman"/>
                <w:sz w:val="21"/>
              </w:rPr>
              <w:t>DACA</w:t>
            </w:r>
            <w:r w:rsidRPr="007D3BA8">
              <w:rPr>
                <w:rFonts w:ascii="Times New Roman" w:hAnsi="Times New Roman" w:cs="Times New Roman"/>
                <w:spacing w:val="1"/>
                <w:sz w:val="21"/>
              </w:rPr>
              <w:t xml:space="preserve"> </w:t>
            </w:r>
            <w:r w:rsidRPr="007D3BA8">
              <w:rPr>
                <w:rFonts w:ascii="Times New Roman" w:hAnsi="Times New Roman" w:cs="Times New Roman"/>
                <w:sz w:val="21"/>
              </w:rPr>
              <w:t>Documentation</w:t>
            </w:r>
            <w:r w:rsidRPr="007D3BA8">
              <w:rPr>
                <w:rFonts w:ascii="Times New Roman" w:hAnsi="Times New Roman" w:cs="Times New Roman"/>
                <w:spacing w:val="1"/>
                <w:sz w:val="21"/>
              </w:rPr>
              <w:t xml:space="preserve"> </w:t>
            </w:r>
            <w:r w:rsidRPr="007D3BA8">
              <w:rPr>
                <w:rFonts w:ascii="Times New Roman" w:hAnsi="Times New Roman" w:cs="Times New Roman"/>
                <w:sz w:val="21"/>
              </w:rPr>
              <w:t>Review</w:t>
            </w:r>
            <w:r w:rsidRPr="007D3BA8">
              <w:rPr>
                <w:rFonts w:ascii="Times New Roman" w:hAnsi="Times New Roman" w:cs="Times New Roman"/>
                <w:spacing w:val="2"/>
                <w:sz w:val="21"/>
              </w:rPr>
              <w:t xml:space="preserve"> </w:t>
            </w:r>
            <w:r w:rsidRPr="007D3BA8">
              <w:rPr>
                <w:rFonts w:ascii="Times New Roman" w:hAnsi="Times New Roman" w:cs="Times New Roman"/>
                <w:sz w:val="21"/>
              </w:rPr>
              <w:t xml:space="preserve">Legal </w:t>
            </w:r>
            <w:r w:rsidRPr="007D3BA8">
              <w:rPr>
                <w:rFonts w:ascii="Times New Roman" w:hAnsi="Times New Roman" w:cs="Times New Roman"/>
                <w:spacing w:val="-5"/>
                <w:sz w:val="21"/>
              </w:rPr>
              <w:t>Fee</w:t>
            </w:r>
          </w:p>
        </w:tc>
        <w:tc>
          <w:tcPr>
            <w:tcW w:w="2408" w:type="dxa"/>
          </w:tcPr>
          <w:p w14:paraId="1C322CD6" w14:textId="77777777" w:rsidR="00A37436" w:rsidRPr="007D3BA8" w:rsidRDefault="009B363F">
            <w:pPr>
              <w:pStyle w:val="TableParagraph"/>
              <w:spacing w:before="163"/>
              <w:ind w:left="1353"/>
              <w:rPr>
                <w:rFonts w:ascii="Times New Roman" w:hAnsi="Times New Roman" w:cs="Times New Roman"/>
                <w:sz w:val="21"/>
              </w:rPr>
            </w:pPr>
            <w:r w:rsidRPr="007D3BA8">
              <w:rPr>
                <w:rFonts w:ascii="Times New Roman" w:hAnsi="Times New Roman" w:cs="Times New Roman"/>
                <w:spacing w:val="-2"/>
                <w:sz w:val="21"/>
              </w:rPr>
              <w:t>$500.00</w:t>
            </w:r>
          </w:p>
        </w:tc>
      </w:tr>
      <w:tr w:rsidR="00A37436" w:rsidRPr="0013290C" w14:paraId="6753B3F6" w14:textId="77777777">
        <w:trPr>
          <w:trHeight w:val="422"/>
        </w:trPr>
        <w:tc>
          <w:tcPr>
            <w:tcW w:w="5105" w:type="dxa"/>
          </w:tcPr>
          <w:p w14:paraId="235D1D29" w14:textId="77777777" w:rsidR="00A37436" w:rsidRPr="007D3BA8" w:rsidRDefault="009B363F">
            <w:pPr>
              <w:pStyle w:val="TableParagraph"/>
              <w:spacing w:before="169" w:line="234" w:lineRule="exact"/>
              <w:rPr>
                <w:rFonts w:ascii="Times New Roman" w:hAnsi="Times New Roman" w:cs="Times New Roman"/>
                <w:sz w:val="21"/>
              </w:rPr>
            </w:pPr>
            <w:r w:rsidRPr="007D3BA8">
              <w:rPr>
                <w:rFonts w:ascii="Times New Roman" w:hAnsi="Times New Roman" w:cs="Times New Roman"/>
                <w:sz w:val="21"/>
              </w:rPr>
              <w:t>DACA</w:t>
            </w:r>
            <w:r w:rsidRPr="007D3BA8">
              <w:rPr>
                <w:rFonts w:ascii="Times New Roman" w:hAnsi="Times New Roman" w:cs="Times New Roman"/>
                <w:spacing w:val="12"/>
                <w:sz w:val="21"/>
              </w:rPr>
              <w:t xml:space="preserve"> </w:t>
            </w:r>
            <w:r w:rsidRPr="007D3BA8">
              <w:rPr>
                <w:rFonts w:ascii="Times New Roman" w:hAnsi="Times New Roman" w:cs="Times New Roman"/>
                <w:sz w:val="21"/>
              </w:rPr>
              <w:t>Termination</w:t>
            </w:r>
            <w:r w:rsidRPr="007D3BA8">
              <w:rPr>
                <w:rFonts w:ascii="Times New Roman" w:hAnsi="Times New Roman" w:cs="Times New Roman"/>
                <w:spacing w:val="16"/>
                <w:sz w:val="21"/>
              </w:rPr>
              <w:t xml:space="preserve"> </w:t>
            </w:r>
            <w:r w:rsidRPr="007D3BA8">
              <w:rPr>
                <w:rFonts w:ascii="Times New Roman" w:hAnsi="Times New Roman" w:cs="Times New Roman"/>
                <w:spacing w:val="-5"/>
                <w:sz w:val="21"/>
              </w:rPr>
              <w:t>Fee</w:t>
            </w:r>
          </w:p>
        </w:tc>
        <w:tc>
          <w:tcPr>
            <w:tcW w:w="2408" w:type="dxa"/>
          </w:tcPr>
          <w:p w14:paraId="4634815D" w14:textId="77777777" w:rsidR="00A37436" w:rsidRPr="007D3BA8" w:rsidRDefault="009B363F">
            <w:pPr>
              <w:pStyle w:val="TableParagraph"/>
              <w:spacing w:before="169" w:line="234" w:lineRule="exact"/>
              <w:ind w:left="1353"/>
              <w:rPr>
                <w:rFonts w:ascii="Times New Roman" w:hAnsi="Times New Roman" w:cs="Times New Roman"/>
                <w:sz w:val="21"/>
              </w:rPr>
            </w:pPr>
            <w:r w:rsidRPr="007D3BA8">
              <w:rPr>
                <w:rFonts w:ascii="Times New Roman" w:hAnsi="Times New Roman" w:cs="Times New Roman"/>
                <w:spacing w:val="-2"/>
                <w:sz w:val="21"/>
              </w:rPr>
              <w:t>$500.00</w:t>
            </w:r>
          </w:p>
        </w:tc>
      </w:tr>
    </w:tbl>
    <w:p w14:paraId="112BC2C8" w14:textId="77777777" w:rsidR="00A37436" w:rsidRPr="007D3BA8" w:rsidRDefault="00A37436">
      <w:pPr>
        <w:pStyle w:val="BodyText"/>
        <w:ind w:left="0"/>
        <w:rPr>
          <w:b/>
          <w:sz w:val="20"/>
        </w:rPr>
      </w:pPr>
    </w:p>
    <w:p w14:paraId="56DC2109" w14:textId="77777777" w:rsidR="00A37436" w:rsidRPr="007D3BA8" w:rsidRDefault="00A37436">
      <w:pPr>
        <w:pStyle w:val="BodyText"/>
        <w:ind w:left="0"/>
        <w:rPr>
          <w:b/>
          <w:sz w:val="20"/>
        </w:rPr>
      </w:pPr>
    </w:p>
    <w:p w14:paraId="55EC40D1" w14:textId="77777777" w:rsidR="00A37436" w:rsidRPr="007D3BA8" w:rsidRDefault="00A37436">
      <w:pPr>
        <w:pStyle w:val="BodyText"/>
        <w:spacing w:before="2"/>
        <w:ind w:left="0"/>
        <w:rPr>
          <w:b/>
          <w:sz w:val="28"/>
        </w:rPr>
      </w:pPr>
    </w:p>
    <w:p w14:paraId="637F7701" w14:textId="77777777" w:rsidR="00A37436" w:rsidRPr="007410F6" w:rsidRDefault="009B363F">
      <w:pPr>
        <w:pStyle w:val="BodyText"/>
        <w:spacing w:before="90"/>
        <w:ind w:left="220"/>
      </w:pPr>
      <w:r w:rsidRPr="0013290C">
        <w:rPr>
          <w:sz w:val="16"/>
        </w:rPr>
        <w:t xml:space="preserve">1 </w:t>
      </w:r>
      <w:r w:rsidRPr="0013290C">
        <w:t>Charges</w:t>
      </w:r>
      <w:r w:rsidRPr="0013290C">
        <w:rPr>
          <w:spacing w:val="-1"/>
        </w:rPr>
        <w:t xml:space="preserve"> </w:t>
      </w:r>
      <w:r w:rsidRPr="007410F6">
        <w:t>will</w:t>
      </w:r>
      <w:r w:rsidRPr="007410F6">
        <w:rPr>
          <w:spacing w:val="-1"/>
        </w:rPr>
        <w:t xml:space="preserve"> </w:t>
      </w:r>
      <w:r w:rsidRPr="007410F6">
        <w:t>apply</w:t>
      </w:r>
      <w:r w:rsidRPr="007410F6">
        <w:rPr>
          <w:spacing w:val="-2"/>
        </w:rPr>
        <w:t xml:space="preserve"> </w:t>
      </w:r>
      <w:r w:rsidRPr="007410F6">
        <w:t>at</w:t>
      </w:r>
      <w:r w:rsidRPr="007410F6">
        <w:rPr>
          <w:spacing w:val="-1"/>
        </w:rPr>
        <w:t xml:space="preserve"> </w:t>
      </w:r>
      <w:r w:rsidRPr="007410F6">
        <w:t>the</w:t>
      </w:r>
      <w:r w:rsidRPr="007410F6">
        <w:rPr>
          <w:spacing w:val="-3"/>
        </w:rPr>
        <w:t xml:space="preserve"> </w:t>
      </w:r>
      <w:r w:rsidRPr="007410F6">
        <w:t>inception</w:t>
      </w:r>
      <w:r w:rsidRPr="007410F6">
        <w:rPr>
          <w:spacing w:val="-1"/>
        </w:rPr>
        <w:t xml:space="preserve"> </w:t>
      </w:r>
      <w:r w:rsidRPr="007410F6">
        <w:t>of</w:t>
      </w:r>
      <w:r w:rsidRPr="007410F6">
        <w:rPr>
          <w:spacing w:val="-2"/>
        </w:rPr>
        <w:t xml:space="preserve"> </w:t>
      </w:r>
      <w:r w:rsidRPr="007410F6">
        <w:t>the</w:t>
      </w:r>
      <w:r w:rsidRPr="007410F6">
        <w:rPr>
          <w:spacing w:val="-2"/>
        </w:rPr>
        <w:t xml:space="preserve"> Agreement.</w:t>
      </w:r>
    </w:p>
    <w:p w14:paraId="2C053C7A" w14:textId="77777777" w:rsidR="00A37436" w:rsidRPr="007410F6" w:rsidRDefault="00A37436">
      <w:pPr>
        <w:pStyle w:val="BodyText"/>
        <w:ind w:left="0"/>
        <w:rPr>
          <w:sz w:val="20"/>
        </w:rPr>
      </w:pPr>
    </w:p>
    <w:p w14:paraId="5FEDE95D" w14:textId="77777777" w:rsidR="00A37436" w:rsidRPr="00543201" w:rsidRDefault="00A37436">
      <w:pPr>
        <w:pStyle w:val="BodyText"/>
        <w:ind w:left="0"/>
        <w:rPr>
          <w:sz w:val="20"/>
        </w:rPr>
      </w:pPr>
    </w:p>
    <w:p w14:paraId="451E74D8" w14:textId="77777777" w:rsidR="00A37436" w:rsidRPr="00543201" w:rsidRDefault="00A37436">
      <w:pPr>
        <w:pStyle w:val="BodyText"/>
        <w:ind w:left="0"/>
        <w:rPr>
          <w:sz w:val="20"/>
        </w:rPr>
      </w:pPr>
    </w:p>
    <w:p w14:paraId="3C755710" w14:textId="77777777" w:rsidR="00A37436" w:rsidRPr="00543201" w:rsidRDefault="00A37436">
      <w:pPr>
        <w:pStyle w:val="BodyText"/>
        <w:ind w:left="0"/>
        <w:rPr>
          <w:sz w:val="20"/>
        </w:rPr>
      </w:pPr>
    </w:p>
    <w:p w14:paraId="7C99DD6C" w14:textId="77777777" w:rsidR="00A37436" w:rsidRPr="00754526" w:rsidRDefault="00A37436">
      <w:pPr>
        <w:pStyle w:val="BodyText"/>
        <w:ind w:left="0"/>
        <w:rPr>
          <w:sz w:val="20"/>
        </w:rPr>
      </w:pPr>
    </w:p>
    <w:p w14:paraId="35D0658E" w14:textId="77777777" w:rsidR="00A37436" w:rsidRPr="009B363F" w:rsidRDefault="00A37436">
      <w:pPr>
        <w:pStyle w:val="BodyText"/>
        <w:ind w:left="0"/>
        <w:rPr>
          <w:sz w:val="20"/>
        </w:rPr>
      </w:pPr>
    </w:p>
    <w:p w14:paraId="16D4D307" w14:textId="77777777" w:rsidR="00A37436" w:rsidRPr="00336E78" w:rsidRDefault="00A37436">
      <w:pPr>
        <w:pStyle w:val="BodyText"/>
        <w:ind w:left="0"/>
        <w:rPr>
          <w:sz w:val="20"/>
        </w:rPr>
      </w:pPr>
    </w:p>
    <w:p w14:paraId="7DB0703B" w14:textId="77777777" w:rsidR="00A37436" w:rsidRPr="00336E78" w:rsidRDefault="00A37436">
      <w:pPr>
        <w:pStyle w:val="BodyText"/>
        <w:ind w:left="0"/>
        <w:rPr>
          <w:sz w:val="20"/>
        </w:rPr>
      </w:pPr>
    </w:p>
    <w:p w14:paraId="74CE8C94" w14:textId="77777777" w:rsidR="00A37436" w:rsidRPr="00336E78" w:rsidRDefault="00A37436">
      <w:pPr>
        <w:pStyle w:val="BodyText"/>
        <w:ind w:left="0"/>
        <w:rPr>
          <w:sz w:val="20"/>
        </w:rPr>
      </w:pPr>
    </w:p>
    <w:p w14:paraId="32F4016D" w14:textId="77777777" w:rsidR="00A37436" w:rsidRPr="00336E78" w:rsidRDefault="00A37436">
      <w:pPr>
        <w:pStyle w:val="BodyText"/>
        <w:ind w:left="0"/>
        <w:rPr>
          <w:sz w:val="20"/>
        </w:rPr>
      </w:pPr>
    </w:p>
    <w:p w14:paraId="55E78F95" w14:textId="77777777" w:rsidR="00A37436" w:rsidRPr="00212708" w:rsidRDefault="00A37436">
      <w:pPr>
        <w:pStyle w:val="BodyText"/>
        <w:ind w:left="0"/>
        <w:rPr>
          <w:sz w:val="20"/>
        </w:rPr>
      </w:pPr>
    </w:p>
    <w:p w14:paraId="2F7C30EE" w14:textId="77777777" w:rsidR="00A37436" w:rsidRPr="00A424BB" w:rsidRDefault="00A37436">
      <w:pPr>
        <w:pStyle w:val="BodyText"/>
        <w:ind w:left="0"/>
        <w:rPr>
          <w:sz w:val="20"/>
        </w:rPr>
      </w:pPr>
    </w:p>
    <w:p w14:paraId="4A6DE038" w14:textId="77777777" w:rsidR="00A37436" w:rsidRPr="00A424BB" w:rsidRDefault="00A37436">
      <w:pPr>
        <w:pStyle w:val="BodyText"/>
        <w:ind w:left="0"/>
        <w:rPr>
          <w:sz w:val="20"/>
        </w:rPr>
      </w:pPr>
    </w:p>
    <w:p w14:paraId="743FA24D" w14:textId="77777777" w:rsidR="00A37436" w:rsidRPr="007B01BD" w:rsidRDefault="00A37436">
      <w:pPr>
        <w:pStyle w:val="BodyText"/>
        <w:ind w:left="0"/>
        <w:rPr>
          <w:sz w:val="20"/>
        </w:rPr>
      </w:pPr>
    </w:p>
    <w:p w14:paraId="48425BA2" w14:textId="77777777" w:rsidR="00A37436" w:rsidRPr="0013290C" w:rsidRDefault="00A37436">
      <w:pPr>
        <w:pStyle w:val="BodyText"/>
        <w:ind w:left="0"/>
        <w:rPr>
          <w:sz w:val="20"/>
        </w:rPr>
      </w:pPr>
    </w:p>
    <w:p w14:paraId="34C232D7" w14:textId="77777777" w:rsidR="00A37436" w:rsidRPr="0013290C" w:rsidRDefault="00A37436">
      <w:pPr>
        <w:pStyle w:val="BodyText"/>
        <w:ind w:left="0"/>
        <w:rPr>
          <w:sz w:val="20"/>
        </w:rPr>
      </w:pPr>
    </w:p>
    <w:p w14:paraId="1925258B" w14:textId="77777777" w:rsidR="00A37436" w:rsidRPr="0013290C" w:rsidRDefault="00A37436">
      <w:pPr>
        <w:pStyle w:val="BodyText"/>
        <w:ind w:left="0"/>
        <w:rPr>
          <w:sz w:val="20"/>
        </w:rPr>
      </w:pPr>
    </w:p>
    <w:p w14:paraId="411E0B41" w14:textId="77777777" w:rsidR="00A37436" w:rsidRPr="0013290C" w:rsidRDefault="00A37436">
      <w:pPr>
        <w:pStyle w:val="BodyText"/>
        <w:ind w:left="0"/>
        <w:rPr>
          <w:sz w:val="20"/>
        </w:rPr>
      </w:pPr>
    </w:p>
    <w:p w14:paraId="38A29A93" w14:textId="77777777" w:rsidR="00A37436" w:rsidRPr="0013290C" w:rsidRDefault="00A37436">
      <w:pPr>
        <w:pStyle w:val="BodyText"/>
        <w:ind w:left="0"/>
        <w:rPr>
          <w:sz w:val="20"/>
        </w:rPr>
      </w:pPr>
    </w:p>
    <w:p w14:paraId="5110CAB3" w14:textId="77777777" w:rsidR="00A37436" w:rsidRPr="0013290C" w:rsidRDefault="00A37436">
      <w:pPr>
        <w:pStyle w:val="BodyText"/>
        <w:ind w:left="0"/>
        <w:rPr>
          <w:sz w:val="20"/>
        </w:rPr>
      </w:pPr>
    </w:p>
    <w:p w14:paraId="0C3D11F1" w14:textId="77777777" w:rsidR="00A37436" w:rsidRPr="0013290C" w:rsidRDefault="00A37436">
      <w:pPr>
        <w:pStyle w:val="BodyText"/>
        <w:ind w:left="0"/>
        <w:rPr>
          <w:sz w:val="20"/>
        </w:rPr>
      </w:pPr>
    </w:p>
    <w:p w14:paraId="1DE60705" w14:textId="77777777" w:rsidR="00A37436" w:rsidRPr="0013290C" w:rsidRDefault="00A37436">
      <w:pPr>
        <w:pStyle w:val="BodyText"/>
        <w:ind w:left="0"/>
        <w:rPr>
          <w:sz w:val="20"/>
        </w:rPr>
      </w:pPr>
    </w:p>
    <w:p w14:paraId="1CA814B3" w14:textId="77777777" w:rsidR="00A37436" w:rsidRPr="0013290C" w:rsidRDefault="00A37436">
      <w:pPr>
        <w:pStyle w:val="BodyText"/>
        <w:ind w:left="0"/>
        <w:rPr>
          <w:sz w:val="20"/>
        </w:rPr>
      </w:pPr>
    </w:p>
    <w:p w14:paraId="772ECE3F" w14:textId="77777777" w:rsidR="00A37436" w:rsidRPr="0013290C" w:rsidRDefault="009B363F">
      <w:pPr>
        <w:pStyle w:val="BodyText"/>
        <w:spacing w:before="5"/>
        <w:ind w:left="0"/>
        <w:rPr>
          <w:sz w:val="20"/>
        </w:rPr>
      </w:pPr>
      <w:r w:rsidRPr="0013290C">
        <w:rPr>
          <w:noProof/>
        </w:rPr>
        <mc:AlternateContent>
          <mc:Choice Requires="wps">
            <w:drawing>
              <wp:anchor distT="0" distB="0" distL="0" distR="0" simplePos="0" relativeHeight="251658240" behindDoc="1" locked="0" layoutInCell="1" allowOverlap="1" wp14:anchorId="069328C1" wp14:editId="568F215E">
                <wp:simplePos x="0" y="0"/>
                <wp:positionH relativeFrom="page">
                  <wp:posOffset>914400</wp:posOffset>
                </wp:positionH>
                <wp:positionV relativeFrom="paragraph">
                  <wp:posOffset>164465</wp:posOffset>
                </wp:positionV>
                <wp:extent cx="1828800" cy="8890"/>
                <wp:effectExtent l="0" t="0" r="0" b="0"/>
                <wp:wrapTopAndBottom/>
                <wp:docPr id="13"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docshape7" o:spid="_x0000_s1025" style="width:2in;height:0.7pt;margin-top:12.95pt;margin-left:1in;mso-height-percent:0;mso-height-relative:page;mso-position-horizontal-relative:page;mso-width-percent:0;mso-width-relative:page;mso-wrap-distance-bottom:0;mso-wrap-distance-left:0;mso-wrap-distance-right:0;mso-wrap-distance-top:0;mso-wrap-style:square;position:absolute;visibility:visible;v-text-anchor:top;z-index:-251657216" fillcolor="black" stroked="f">
                <w10:wrap type="topAndBottom"/>
              </v:rect>
            </w:pict>
          </mc:Fallback>
        </mc:AlternateContent>
      </w:r>
    </w:p>
    <w:p w14:paraId="59AB4211" w14:textId="77777777" w:rsidR="00A37436" w:rsidRPr="0013290C" w:rsidRDefault="00A37436">
      <w:pPr>
        <w:rPr>
          <w:sz w:val="20"/>
        </w:rPr>
        <w:sectPr w:rsidR="00A37436" w:rsidRPr="0013290C">
          <w:footerReference w:type="default" r:id="rId14"/>
          <w:pgSz w:w="12240" w:h="15840"/>
          <w:pgMar w:top="1820" w:right="1340" w:bottom="1200" w:left="1280" w:header="0" w:footer="1012" w:gutter="0"/>
          <w:cols w:space="720"/>
        </w:sectPr>
      </w:pPr>
    </w:p>
    <w:p w14:paraId="1A1277B2" w14:textId="77777777" w:rsidR="00A37436" w:rsidRPr="0013290C" w:rsidRDefault="009B363F">
      <w:pPr>
        <w:pStyle w:val="Heading2"/>
        <w:spacing w:before="78" w:line="398" w:lineRule="auto"/>
        <w:ind w:left="3175" w:right="3112" w:firstLine="1168"/>
        <w:rPr>
          <w:u w:val="none"/>
        </w:rPr>
      </w:pPr>
      <w:r w:rsidRPr="0013290C">
        <w:lastRenderedPageBreak/>
        <w:t>Exhibit A</w:t>
      </w:r>
      <w:r w:rsidRPr="0013290C">
        <w:rPr>
          <w:u w:val="none"/>
        </w:rPr>
        <w:t xml:space="preserve"> </w:t>
      </w:r>
      <w:r w:rsidRPr="0013290C">
        <w:t>DISPOSITION</w:t>
      </w:r>
      <w:r w:rsidRPr="0013290C">
        <w:rPr>
          <w:spacing w:val="-15"/>
        </w:rPr>
        <w:t xml:space="preserve"> </w:t>
      </w:r>
      <w:r w:rsidRPr="0013290C">
        <w:t>INSTRUCTION</w:t>
      </w:r>
    </w:p>
    <w:p w14:paraId="5186A242" w14:textId="77777777" w:rsidR="00A37436" w:rsidRPr="0013290C" w:rsidRDefault="009B363F">
      <w:pPr>
        <w:pStyle w:val="BodyText"/>
        <w:spacing w:line="398" w:lineRule="auto"/>
        <w:ind w:right="4738"/>
      </w:pPr>
      <w:r>
        <w:t>Soryn IP Fund II, L.P.; Soryn IP Fund II Evergreen, L.P.; Soryn IP Parallel Fund II, L.P. [PENDING: EXECUTION MONTH] [PENDING: EXECUTION YEAR]</w:t>
      </w:r>
    </w:p>
    <w:p w14:paraId="350B9977" w14:textId="5F84578A" w:rsidR="00A37436" w:rsidRPr="0013290C" w:rsidRDefault="009B363F">
      <w:pPr>
        <w:pStyle w:val="BodyText"/>
      </w:pPr>
      <w:r w:rsidRPr="0013290C">
        <w:t>[</w:t>
      </w:r>
      <w:r w:rsidRPr="0013290C">
        <w:rPr>
          <w:spacing w:val="-2"/>
        </w:rPr>
        <w:t>DELIVERY</w:t>
      </w:r>
      <w:r w:rsidR="006E1CCD">
        <w:rPr>
          <w:spacing w:val="-2"/>
        </w:rPr>
        <w:t xml:space="preserve"> BY EMAIL</w:t>
      </w:r>
      <w:r w:rsidRPr="0013290C">
        <w:rPr>
          <w:spacing w:val="-2"/>
        </w:rPr>
        <w:t>]</w:t>
      </w:r>
    </w:p>
    <w:p w14:paraId="45FEDEFA" w14:textId="77777777" w:rsidR="006E1CCD" w:rsidRDefault="006E1CCD">
      <w:pPr>
        <w:pStyle w:val="BodyText"/>
        <w:spacing w:before="181"/>
      </w:pPr>
      <w:r>
        <w:t>Rho Technologies</w:t>
      </w:r>
    </w:p>
    <w:p w14:paraId="5F4EF090" w14:textId="77777777" w:rsidR="006E1CCD" w:rsidRDefault="006E1CCD" w:rsidP="006E1CCD">
      <w:pPr>
        <w:pStyle w:val="BodyText"/>
        <w:tabs>
          <w:tab w:val="left" w:pos="1672"/>
        </w:tabs>
        <w:spacing w:line="237" w:lineRule="auto"/>
        <w:ind w:right="4462"/>
      </w:pPr>
      <w:r>
        <w:t>100 Crosby Street, 6</w:t>
      </w:r>
      <w:r w:rsidRPr="006E1CCD">
        <w:rPr>
          <w:vertAlign w:val="superscript"/>
        </w:rPr>
        <w:t>th</w:t>
      </w:r>
      <w:r>
        <w:t xml:space="preserve"> Floor</w:t>
      </w:r>
    </w:p>
    <w:p w14:paraId="41F2EEBC" w14:textId="77777777" w:rsidR="006E1CCD" w:rsidRDefault="006E1CCD" w:rsidP="006E1CCD">
      <w:pPr>
        <w:pStyle w:val="BodyText"/>
        <w:tabs>
          <w:tab w:val="left" w:pos="1672"/>
        </w:tabs>
        <w:spacing w:line="237" w:lineRule="auto"/>
        <w:ind w:right="4462"/>
      </w:pPr>
      <w:r>
        <w:t>New York, NY 10012</w:t>
      </w:r>
    </w:p>
    <w:p w14:paraId="103F6E4A" w14:textId="726FB155" w:rsidR="006E1CCD" w:rsidRDefault="006E1CCD" w:rsidP="006E1CCD">
      <w:pPr>
        <w:pStyle w:val="BodyText"/>
        <w:tabs>
          <w:tab w:val="left" w:pos="1672"/>
        </w:tabs>
        <w:spacing w:line="237" w:lineRule="auto"/>
        <w:ind w:right="4462"/>
      </w:pPr>
      <w:r w:rsidRPr="006E1CCD">
        <w:t>daca@rho.co</w:t>
      </w:r>
    </w:p>
    <w:p w14:paraId="190B3BC1" w14:textId="107C6BC7" w:rsidR="00A37436" w:rsidRDefault="009B363F">
      <w:pPr>
        <w:pStyle w:val="BodyText"/>
        <w:spacing w:before="181"/>
        <w:rPr>
          <w:spacing w:val="-4"/>
        </w:rPr>
      </w:pPr>
      <w:r w:rsidRPr="0013290C">
        <w:t>Webster</w:t>
      </w:r>
      <w:r w:rsidRPr="0013290C">
        <w:rPr>
          <w:spacing w:val="-5"/>
        </w:rPr>
        <w:t xml:space="preserve"> </w:t>
      </w:r>
      <w:r w:rsidRPr="0013290C">
        <w:rPr>
          <w:spacing w:val="-4"/>
        </w:rPr>
        <w:t>Bank</w:t>
      </w:r>
      <w:r w:rsidR="0013290C" w:rsidRPr="0013290C">
        <w:rPr>
          <w:spacing w:val="-4"/>
        </w:rPr>
        <w:t>, N.A.</w:t>
      </w:r>
    </w:p>
    <w:p w14:paraId="397106A3" w14:textId="77777777"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200 Executive Boulevard</w:t>
      </w:r>
    </w:p>
    <w:p w14:paraId="40186971" w14:textId="63DF7491"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Southington, CT 06489</w:t>
      </w:r>
    </w:p>
    <w:p w14:paraId="3200C494" w14:textId="77777777" w:rsidR="00251B76" w:rsidRPr="007D3BA8" w:rsidRDefault="00251B76" w:rsidP="00251B76">
      <w:pPr>
        <w:pStyle w:val="BodyText"/>
        <w:spacing w:line="288" w:lineRule="exact"/>
        <w:ind w:left="232"/>
      </w:pPr>
      <w:r w:rsidRPr="007D3BA8">
        <w:t>Attention:</w:t>
      </w:r>
      <w:r w:rsidRPr="007D3BA8">
        <w:rPr>
          <w:spacing w:val="-3"/>
        </w:rPr>
        <w:t xml:space="preserve"> </w:t>
      </w:r>
      <w:r>
        <w:rPr>
          <w:spacing w:val="-3"/>
        </w:rPr>
        <w:t xml:space="preserve">BaaS Partnerships Department </w:t>
      </w:r>
    </w:p>
    <w:p w14:paraId="424DB04B" w14:textId="2B47D933" w:rsidR="00251B76" w:rsidRPr="00251B76" w:rsidRDefault="00251B76" w:rsidP="00251B76">
      <w:pPr>
        <w:pStyle w:val="BodyText"/>
        <w:spacing w:before="181"/>
        <w:rPr>
          <w:b/>
          <w:bCs/>
        </w:rPr>
      </w:pPr>
      <w:r w:rsidRPr="007D3BA8">
        <w:t xml:space="preserve">E-mail Address: </w:t>
      </w:r>
      <w:hyperlink r:id="rId15" w:history="1">
        <w:r w:rsidRPr="00251B76">
          <w:rPr>
            <w:rStyle w:val="Hyperlink"/>
            <w:b/>
            <w:bCs/>
            <w:u w:val="none"/>
          </w:rPr>
          <w:t>webster_rho_daca@websterbank.com</w:t>
        </w:r>
      </w:hyperlink>
    </w:p>
    <w:p w14:paraId="189C1FD8" w14:textId="77777777" w:rsidR="00251B76" w:rsidRPr="0013290C" w:rsidRDefault="00251B76" w:rsidP="00251B76">
      <w:pPr>
        <w:pStyle w:val="BodyText"/>
        <w:spacing w:before="181"/>
      </w:pPr>
    </w:p>
    <w:p w14:paraId="23D45F25" w14:textId="504FDD8A" w:rsidR="007410F6" w:rsidRDefault="009B363F" w:rsidP="007D3BA8">
      <w:pPr>
        <w:pStyle w:val="BodyText"/>
        <w:spacing w:before="159" w:line="396" w:lineRule="auto"/>
        <w:ind w:right="-10" w:firstLine="719"/>
      </w:pPr>
      <w:r>
        <w:t xml:space="preserve">Re: Disposition Instruction for Deposit Account(s) [PENDING: ACCOUNT NUMBER(S) — pull from Rho dashboard]: </w:t>
      </w:r>
    </w:p>
    <w:p w14:paraId="2552D972" w14:textId="77777777" w:rsidR="00A37436" w:rsidRPr="007410F6" w:rsidRDefault="009B363F" w:rsidP="007D3BA8">
      <w:pPr>
        <w:pStyle w:val="BodyText"/>
        <w:spacing w:before="159" w:line="396" w:lineRule="auto"/>
        <w:ind w:right="3177"/>
      </w:pPr>
      <w:r w:rsidRPr="007410F6">
        <w:t>Ladies and Gentlemen:</w:t>
      </w:r>
    </w:p>
    <w:p w14:paraId="766CBD6E" w14:textId="22F2CFB3" w:rsidR="00A37436" w:rsidRPr="0013290C" w:rsidRDefault="009B363F">
      <w:pPr>
        <w:pStyle w:val="BodyText"/>
        <w:spacing w:before="4" w:line="259" w:lineRule="auto"/>
        <w:ind w:right="103"/>
      </w:pPr>
      <w:r>
        <w:t>This is a Disposition Instruction as defined in the Deposit Account Control Agreement dated [PENDING: EXECUTION MONTH] [PENDING: EXECUTION YEAR], among you, us, Under Technologies Inc. dba Rho Technologies and Anonos Innovations LLC (the “Debtor”) (the “Agreement”). A copy of the Agreement as fully executed is attached. Capitalized terms used in this Disposition Instruction but not defined herein have the meanings given to them in the Agreement.</w:t>
      </w:r>
    </w:p>
    <w:p w14:paraId="44AC2F0E" w14:textId="77777777" w:rsidR="00A37436" w:rsidRPr="0013290C" w:rsidRDefault="009B363F">
      <w:pPr>
        <w:pStyle w:val="BodyText"/>
        <w:spacing w:before="159" w:line="259" w:lineRule="auto"/>
        <w:ind w:right="103"/>
      </w:pPr>
      <w:r w:rsidRPr="0013290C">
        <w:t>We direct you to send the funds in the Deposit Account to the address indicated below. We recognize that, as a condition to your complying with this Disposition Instruction and to the extent</w:t>
      </w:r>
      <w:r w:rsidRPr="0013290C">
        <w:rPr>
          <w:spacing w:val="-3"/>
        </w:rPr>
        <w:t xml:space="preserve"> </w:t>
      </w:r>
      <w:r w:rsidRPr="0013290C">
        <w:t>that</w:t>
      </w:r>
      <w:r w:rsidRPr="0013290C">
        <w:rPr>
          <w:spacing w:val="-3"/>
        </w:rPr>
        <w:t xml:space="preserve"> </w:t>
      </w:r>
      <w:r w:rsidRPr="0013290C">
        <w:t>we</w:t>
      </w:r>
      <w:r w:rsidRPr="0013290C">
        <w:rPr>
          <w:spacing w:val="-5"/>
        </w:rPr>
        <w:t xml:space="preserve"> </w:t>
      </w:r>
      <w:r w:rsidRPr="0013290C">
        <w:t>have</w:t>
      </w:r>
      <w:r w:rsidRPr="0013290C">
        <w:rPr>
          <w:spacing w:val="-4"/>
        </w:rPr>
        <w:t xml:space="preserve"> </w:t>
      </w:r>
      <w:r w:rsidRPr="0013290C">
        <w:t>not</w:t>
      </w:r>
      <w:r w:rsidRPr="0013290C">
        <w:rPr>
          <w:spacing w:val="-3"/>
        </w:rPr>
        <w:t xml:space="preserve"> </w:t>
      </w:r>
      <w:r w:rsidRPr="0013290C">
        <w:t>already</w:t>
      </w:r>
      <w:r w:rsidRPr="0013290C">
        <w:rPr>
          <w:spacing w:val="-3"/>
        </w:rPr>
        <w:t xml:space="preserve"> </w:t>
      </w:r>
      <w:r w:rsidRPr="0013290C">
        <w:t>done</w:t>
      </w:r>
      <w:r w:rsidRPr="0013290C">
        <w:rPr>
          <w:spacing w:val="-4"/>
        </w:rPr>
        <w:t xml:space="preserve"> </w:t>
      </w:r>
      <w:r w:rsidRPr="0013290C">
        <w:t>so,</w:t>
      </w:r>
      <w:r w:rsidRPr="0013290C">
        <w:rPr>
          <w:spacing w:val="-3"/>
        </w:rPr>
        <w:t xml:space="preserve"> </w:t>
      </w:r>
      <w:r w:rsidRPr="0013290C">
        <w:t>we</w:t>
      </w:r>
      <w:r w:rsidRPr="0013290C">
        <w:rPr>
          <w:spacing w:val="-4"/>
        </w:rPr>
        <w:t xml:space="preserve"> </w:t>
      </w:r>
      <w:r w:rsidRPr="0013290C">
        <w:t>must</w:t>
      </w:r>
      <w:r w:rsidRPr="0013290C">
        <w:rPr>
          <w:spacing w:val="-3"/>
        </w:rPr>
        <w:t xml:space="preserve"> </w:t>
      </w:r>
      <w:r w:rsidRPr="0013290C">
        <w:t>provide</w:t>
      </w:r>
      <w:r w:rsidRPr="0013290C">
        <w:rPr>
          <w:spacing w:val="-3"/>
        </w:rPr>
        <w:t xml:space="preserve"> </w:t>
      </w:r>
      <w:r w:rsidRPr="0013290C">
        <w:t>to</w:t>
      </w:r>
      <w:r w:rsidRPr="0013290C">
        <w:rPr>
          <w:spacing w:val="-3"/>
        </w:rPr>
        <w:t xml:space="preserve"> </w:t>
      </w:r>
      <w:r w:rsidRPr="0013290C">
        <w:t>you</w:t>
      </w:r>
      <w:r w:rsidRPr="0013290C">
        <w:rPr>
          <w:spacing w:val="-3"/>
        </w:rPr>
        <w:t xml:space="preserve"> </w:t>
      </w:r>
      <w:r w:rsidRPr="0013290C">
        <w:t>evidence</w:t>
      </w:r>
      <w:r w:rsidRPr="0013290C">
        <w:rPr>
          <w:spacing w:val="-4"/>
        </w:rPr>
        <w:t xml:space="preserve"> </w:t>
      </w:r>
      <w:r w:rsidRPr="0013290C">
        <w:t>reasonably</w:t>
      </w:r>
      <w:r w:rsidRPr="0013290C">
        <w:rPr>
          <w:spacing w:val="-3"/>
        </w:rPr>
        <w:t xml:space="preserve"> </w:t>
      </w:r>
      <w:r w:rsidRPr="0013290C">
        <w:t>required</w:t>
      </w:r>
      <w:r w:rsidRPr="0013290C">
        <w:rPr>
          <w:spacing w:val="-3"/>
        </w:rPr>
        <w:t xml:space="preserve"> </w:t>
      </w:r>
      <w:r w:rsidRPr="0013290C">
        <w:t>by you as to the authority of the person giving this Disposition Instruction to act for us. We also recognize that your obligation to comply with this Disposition Instruction is subject to the other provisions of the Agreement.</w:t>
      </w:r>
    </w:p>
    <w:p w14:paraId="1C95FCF0" w14:textId="77777777" w:rsidR="00A37436" w:rsidRPr="0013290C" w:rsidRDefault="009B363F">
      <w:pPr>
        <w:pStyle w:val="BodyText"/>
        <w:spacing w:before="20" w:line="456" w:lineRule="exact"/>
        <w:ind w:right="4738"/>
      </w:pPr>
      <w:r w:rsidRPr="0013290C">
        <w:t>Transfer</w:t>
      </w:r>
      <w:r w:rsidRPr="0013290C">
        <w:rPr>
          <w:spacing w:val="-6"/>
        </w:rPr>
        <w:t xml:space="preserve"> </w:t>
      </w:r>
      <w:r w:rsidRPr="0013290C">
        <w:t>All</w:t>
      </w:r>
      <w:r w:rsidRPr="0013290C">
        <w:rPr>
          <w:spacing w:val="-5"/>
        </w:rPr>
        <w:t xml:space="preserve"> </w:t>
      </w:r>
      <w:r w:rsidRPr="0013290C">
        <w:t>Available</w:t>
      </w:r>
      <w:r w:rsidRPr="0013290C">
        <w:rPr>
          <w:spacing w:val="-4"/>
        </w:rPr>
        <w:t xml:space="preserve"> </w:t>
      </w:r>
      <w:r w:rsidRPr="0013290C">
        <w:t>Funds</w:t>
      </w:r>
      <w:r w:rsidRPr="0013290C">
        <w:rPr>
          <w:spacing w:val="-6"/>
        </w:rPr>
        <w:t xml:space="preserve"> </w:t>
      </w:r>
      <w:r w:rsidRPr="0013290C">
        <w:t>via</w:t>
      </w:r>
      <w:r w:rsidRPr="0013290C">
        <w:rPr>
          <w:spacing w:val="-7"/>
        </w:rPr>
        <w:t xml:space="preserve"> </w:t>
      </w:r>
      <w:r w:rsidRPr="0013290C">
        <w:t>Daily</w:t>
      </w:r>
      <w:r w:rsidRPr="0013290C">
        <w:rPr>
          <w:spacing w:val="-6"/>
        </w:rPr>
        <w:t xml:space="preserve"> </w:t>
      </w:r>
      <w:r w:rsidRPr="0013290C">
        <w:t>ACH</w:t>
      </w:r>
      <w:r w:rsidRPr="0013290C">
        <w:rPr>
          <w:spacing w:val="-6"/>
        </w:rPr>
        <w:t xml:space="preserve"> </w:t>
      </w:r>
      <w:r w:rsidRPr="0013290C">
        <w:t>to: Account Number:</w:t>
      </w:r>
    </w:p>
    <w:p w14:paraId="4115364A" w14:textId="77777777" w:rsidR="00A37436" w:rsidRPr="0013290C" w:rsidRDefault="009B363F">
      <w:pPr>
        <w:pStyle w:val="BodyText"/>
        <w:spacing w:line="258" w:lineRule="exact"/>
      </w:pPr>
      <w:r w:rsidRPr="0013290C">
        <w:t>Account</w:t>
      </w:r>
      <w:r w:rsidRPr="0013290C">
        <w:rPr>
          <w:spacing w:val="-6"/>
        </w:rPr>
        <w:t xml:space="preserve"> </w:t>
      </w:r>
      <w:r w:rsidRPr="0013290C">
        <w:rPr>
          <w:spacing w:val="-4"/>
        </w:rPr>
        <w:t>Name:</w:t>
      </w:r>
    </w:p>
    <w:p w14:paraId="65D08A13" w14:textId="77777777" w:rsidR="00A37436" w:rsidRPr="0013290C" w:rsidRDefault="009B363F">
      <w:pPr>
        <w:pStyle w:val="BodyText"/>
        <w:spacing w:before="21"/>
      </w:pPr>
      <w:r w:rsidRPr="0013290C">
        <w:t>Account</w:t>
      </w:r>
      <w:r w:rsidRPr="0013290C">
        <w:rPr>
          <w:spacing w:val="-6"/>
        </w:rPr>
        <w:t xml:space="preserve"> </w:t>
      </w:r>
      <w:r w:rsidRPr="0013290C">
        <w:rPr>
          <w:spacing w:val="-2"/>
        </w:rPr>
        <w:t>Address:</w:t>
      </w:r>
    </w:p>
    <w:p w14:paraId="0C4DE8E7" w14:textId="77777777" w:rsidR="00A37436" w:rsidRPr="0013290C" w:rsidRDefault="009B363F">
      <w:pPr>
        <w:pStyle w:val="BodyText"/>
        <w:spacing w:before="25"/>
      </w:pPr>
      <w:r w:rsidRPr="0013290C">
        <w:t>Bank</w:t>
      </w:r>
      <w:r w:rsidRPr="0013290C">
        <w:rPr>
          <w:spacing w:val="-1"/>
        </w:rPr>
        <w:t xml:space="preserve"> </w:t>
      </w:r>
      <w:r w:rsidRPr="0013290C">
        <w:rPr>
          <w:spacing w:val="-2"/>
        </w:rPr>
        <w:t>Name:</w:t>
      </w:r>
    </w:p>
    <w:p w14:paraId="23EC8BE9" w14:textId="77777777" w:rsidR="00A37436" w:rsidRPr="0013290C" w:rsidRDefault="009B363F">
      <w:pPr>
        <w:pStyle w:val="BodyText"/>
        <w:spacing w:before="21"/>
      </w:pPr>
      <w:r w:rsidRPr="0013290C">
        <w:t>ABA</w:t>
      </w:r>
      <w:r w:rsidRPr="0013290C">
        <w:rPr>
          <w:spacing w:val="-6"/>
        </w:rPr>
        <w:t xml:space="preserve"> </w:t>
      </w:r>
      <w:r w:rsidRPr="0013290C">
        <w:rPr>
          <w:spacing w:val="-2"/>
        </w:rPr>
        <w:t>Number:</w:t>
      </w:r>
    </w:p>
    <w:p w14:paraId="44C020A4" w14:textId="77777777" w:rsidR="00A37436" w:rsidRPr="0013290C" w:rsidRDefault="009B363F">
      <w:pPr>
        <w:pStyle w:val="BodyText"/>
        <w:spacing w:before="22"/>
      </w:pPr>
      <w:r w:rsidRPr="0013290C">
        <w:t>Bank</w:t>
      </w:r>
      <w:r w:rsidRPr="0013290C">
        <w:rPr>
          <w:spacing w:val="-1"/>
        </w:rPr>
        <w:t xml:space="preserve"> </w:t>
      </w:r>
      <w:r w:rsidRPr="0013290C">
        <w:rPr>
          <w:spacing w:val="-2"/>
        </w:rPr>
        <w:t>Address:</w:t>
      </w:r>
    </w:p>
    <w:p w14:paraId="19B119DC" w14:textId="77777777" w:rsidR="00A37436" w:rsidRPr="0013290C" w:rsidRDefault="00A37436">
      <w:pPr>
        <w:pStyle w:val="BodyText"/>
        <w:spacing w:before="9"/>
        <w:ind w:left="0"/>
        <w:rPr>
          <w:sz w:val="27"/>
        </w:rPr>
      </w:pPr>
    </w:p>
    <w:p w14:paraId="3A39BE13" w14:textId="77777777" w:rsidR="00A37436" w:rsidRPr="0013290C" w:rsidRDefault="009B363F">
      <w:pPr>
        <w:pStyle w:val="BodyText"/>
      </w:pPr>
      <w:r>
        <w:t>Soryn IP Fund II, L.P.; Soryn IP Fund II Evergreen, L.P.; Soryn IP Parallel Fund II, L.P.</w:t>
      </w:r>
    </w:p>
    <w:p w14:paraId="543DBEBC" w14:textId="77777777" w:rsidR="00A37436" w:rsidRPr="0013290C" w:rsidRDefault="009B363F">
      <w:pPr>
        <w:pStyle w:val="BodyText"/>
        <w:tabs>
          <w:tab w:val="left" w:pos="2543"/>
        </w:tabs>
        <w:spacing w:before="183" w:line="396" w:lineRule="auto"/>
        <w:ind w:right="7074"/>
      </w:pPr>
      <w:r>
        <w:t>	By: 	 Grant Sweitzer</w:t>
      </w:r>
    </w:p>
    <w:p w14:paraId="5FCB1859" w14:textId="77777777" w:rsidR="00A37436" w:rsidRPr="0013290C" w:rsidRDefault="009B363F">
      <w:pPr>
        <w:pStyle w:val="BodyText"/>
        <w:spacing w:before="3"/>
      </w:pPr>
      <w:r>
        <w:t>[PENDING: TITLE — awaiting from Grant Sweitzer]</w:t>
      </w:r>
    </w:p>
    <w:p w14:paraId="0D71F74F" w14:textId="77777777" w:rsidR="00A37436" w:rsidRPr="0013290C" w:rsidRDefault="00A37436">
      <w:pPr>
        <w:sectPr w:rsidR="00A37436" w:rsidRPr="0013290C">
          <w:footerReference w:type="default" r:id="rId16"/>
          <w:pgSz w:w="12240" w:h="15840"/>
          <w:pgMar w:top="1820" w:right="1340" w:bottom="1200" w:left="1280" w:header="0" w:footer="1012" w:gutter="0"/>
          <w:cols w:space="720"/>
        </w:sectPr>
      </w:pPr>
    </w:p>
    <w:p w14:paraId="68295788" w14:textId="77777777" w:rsidR="00A37436" w:rsidRPr="0013290C" w:rsidRDefault="009B363F">
      <w:pPr>
        <w:pStyle w:val="Heading2"/>
        <w:spacing w:before="79" w:line="398" w:lineRule="auto"/>
        <w:ind w:left="3489" w:right="3425" w:firstLine="859"/>
        <w:rPr>
          <w:u w:val="none"/>
        </w:rPr>
      </w:pPr>
      <w:r w:rsidRPr="0013290C">
        <w:lastRenderedPageBreak/>
        <w:t>Exhibit B</w:t>
      </w:r>
      <w:r w:rsidRPr="0013290C">
        <w:rPr>
          <w:u w:val="none"/>
        </w:rPr>
        <w:t xml:space="preserve"> </w:t>
      </w:r>
      <w:r w:rsidRPr="0013290C">
        <w:t>INITIAL</w:t>
      </w:r>
      <w:r w:rsidRPr="0013290C">
        <w:rPr>
          <w:spacing w:val="-15"/>
        </w:rPr>
        <w:t xml:space="preserve"> </w:t>
      </w:r>
      <w:r w:rsidRPr="0013290C">
        <w:t>INSTRUCTION</w:t>
      </w:r>
    </w:p>
    <w:p w14:paraId="150FE156" w14:textId="77777777" w:rsidR="00A37436" w:rsidRPr="0013290C" w:rsidRDefault="009B363F">
      <w:pPr>
        <w:pStyle w:val="BodyText"/>
        <w:spacing w:before="1" w:line="396" w:lineRule="auto"/>
        <w:ind w:right="4738"/>
      </w:pPr>
      <w:r>
        <w:t>Soryn IP Fund II, L.P.; Soryn IP Fund II Evergreen, L.P.; Soryn IP Parallel Fund II, L.P. [PENDING: EXECUTION MONTH] [PENDING: EXECUTION YEAR]</w:t>
      </w:r>
    </w:p>
    <w:p w14:paraId="1F9079B2" w14:textId="77777777" w:rsidR="006E1CCD" w:rsidRPr="0013290C" w:rsidRDefault="006E1CCD" w:rsidP="006E1CCD">
      <w:pPr>
        <w:pStyle w:val="BodyText"/>
      </w:pPr>
      <w:r w:rsidRPr="0013290C">
        <w:t>[</w:t>
      </w:r>
      <w:r w:rsidRPr="0013290C">
        <w:rPr>
          <w:spacing w:val="-2"/>
        </w:rPr>
        <w:t>DELIVERY</w:t>
      </w:r>
      <w:r>
        <w:rPr>
          <w:spacing w:val="-2"/>
        </w:rPr>
        <w:t xml:space="preserve"> BY EMAIL</w:t>
      </w:r>
      <w:r w:rsidRPr="0013290C">
        <w:rPr>
          <w:spacing w:val="-2"/>
        </w:rPr>
        <w:t>]</w:t>
      </w:r>
    </w:p>
    <w:p w14:paraId="049959CA" w14:textId="77777777" w:rsidR="006E1CCD" w:rsidRDefault="006E1CCD" w:rsidP="006E1CCD">
      <w:pPr>
        <w:pStyle w:val="BodyText"/>
        <w:spacing w:before="181"/>
      </w:pPr>
      <w:r>
        <w:t>Rho Technologies</w:t>
      </w:r>
    </w:p>
    <w:p w14:paraId="0A164FBC" w14:textId="77777777" w:rsidR="006E1CCD" w:rsidRDefault="006E1CCD" w:rsidP="006E1CCD">
      <w:pPr>
        <w:pStyle w:val="BodyText"/>
        <w:tabs>
          <w:tab w:val="left" w:pos="1672"/>
        </w:tabs>
        <w:spacing w:line="237" w:lineRule="auto"/>
        <w:ind w:right="4462"/>
      </w:pPr>
      <w:r>
        <w:t>100 Crosby Street, 6</w:t>
      </w:r>
      <w:r w:rsidRPr="006E1CCD">
        <w:rPr>
          <w:vertAlign w:val="superscript"/>
        </w:rPr>
        <w:t>th</w:t>
      </w:r>
      <w:r>
        <w:t xml:space="preserve"> Floor</w:t>
      </w:r>
    </w:p>
    <w:p w14:paraId="14FD9F5D" w14:textId="77777777" w:rsidR="006E1CCD" w:rsidRDefault="006E1CCD" w:rsidP="006E1CCD">
      <w:pPr>
        <w:pStyle w:val="BodyText"/>
        <w:tabs>
          <w:tab w:val="left" w:pos="1672"/>
        </w:tabs>
        <w:spacing w:line="237" w:lineRule="auto"/>
        <w:ind w:right="4462"/>
      </w:pPr>
      <w:r>
        <w:t>New York, NY 10012</w:t>
      </w:r>
    </w:p>
    <w:p w14:paraId="60D771E0" w14:textId="77777777" w:rsidR="006E1CCD" w:rsidRDefault="006E1CCD" w:rsidP="006E1CCD">
      <w:pPr>
        <w:pStyle w:val="BodyText"/>
        <w:tabs>
          <w:tab w:val="left" w:pos="1672"/>
        </w:tabs>
        <w:spacing w:line="237" w:lineRule="auto"/>
        <w:ind w:right="4462"/>
      </w:pPr>
      <w:r w:rsidRPr="006E1CCD">
        <w:t>daca@rho.co</w:t>
      </w:r>
    </w:p>
    <w:p w14:paraId="443875F7" w14:textId="77777777" w:rsidR="006E1CCD" w:rsidRPr="0013290C" w:rsidRDefault="006E1CCD" w:rsidP="006E1CCD">
      <w:pPr>
        <w:pStyle w:val="BodyText"/>
        <w:spacing w:before="181"/>
      </w:pPr>
      <w:r w:rsidRPr="0013290C">
        <w:t>Webster</w:t>
      </w:r>
      <w:r w:rsidRPr="0013290C">
        <w:rPr>
          <w:spacing w:val="-5"/>
        </w:rPr>
        <w:t xml:space="preserve"> </w:t>
      </w:r>
      <w:r w:rsidRPr="0013290C">
        <w:rPr>
          <w:spacing w:val="-4"/>
        </w:rPr>
        <w:t>Bank, N.A.</w:t>
      </w:r>
    </w:p>
    <w:p w14:paraId="79CD3F57" w14:textId="77777777"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200 Executive Boulevard</w:t>
      </w:r>
    </w:p>
    <w:p w14:paraId="5203F2E0" w14:textId="769CD625"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Southington, CT 06489</w:t>
      </w:r>
    </w:p>
    <w:p w14:paraId="7C896864" w14:textId="77777777" w:rsidR="00251B76" w:rsidRPr="007D3BA8" w:rsidRDefault="00251B76" w:rsidP="00251B76">
      <w:pPr>
        <w:pStyle w:val="BodyText"/>
        <w:spacing w:before="3"/>
        <w:ind w:left="0"/>
      </w:pPr>
    </w:p>
    <w:p w14:paraId="2BC33EDA" w14:textId="77777777" w:rsidR="00251B76" w:rsidRDefault="00251B76" w:rsidP="00251B76">
      <w:pPr>
        <w:pStyle w:val="BodyText"/>
        <w:spacing w:line="288" w:lineRule="exact"/>
        <w:ind w:left="232"/>
      </w:pPr>
      <w:r w:rsidRPr="007D3BA8">
        <w:t>Attention:</w:t>
      </w:r>
      <w:r w:rsidRPr="007D3BA8">
        <w:rPr>
          <w:spacing w:val="-3"/>
        </w:rPr>
        <w:t xml:space="preserve"> </w:t>
      </w:r>
      <w:r>
        <w:rPr>
          <w:spacing w:val="-3"/>
        </w:rPr>
        <w:t xml:space="preserve">BaaS Partnerships Department </w:t>
      </w:r>
    </w:p>
    <w:p w14:paraId="445392A0" w14:textId="7DC93FCC" w:rsidR="00251B76" w:rsidRDefault="00251B76" w:rsidP="00251B76">
      <w:pPr>
        <w:pStyle w:val="BodyText"/>
        <w:spacing w:line="288" w:lineRule="exact"/>
        <w:ind w:left="232"/>
      </w:pPr>
      <w:r w:rsidRPr="007D3BA8">
        <w:t xml:space="preserve">E-mail Address: </w:t>
      </w:r>
      <w:r>
        <w:t xml:space="preserve"> </w:t>
      </w:r>
      <w:r w:rsidRPr="00380A42">
        <w:rPr>
          <w:b/>
          <w:bCs/>
        </w:rPr>
        <w:t>webster_rho_daca@websterbank.com</w:t>
      </w:r>
    </w:p>
    <w:p w14:paraId="552CCCCE" w14:textId="77777777" w:rsidR="00251B76" w:rsidRDefault="00251B76" w:rsidP="00251B76">
      <w:pPr>
        <w:pStyle w:val="BodyText"/>
        <w:spacing w:before="21" w:line="259" w:lineRule="auto"/>
        <w:ind w:right="6626"/>
      </w:pPr>
    </w:p>
    <w:p w14:paraId="55D213BE" w14:textId="77777777" w:rsidR="00A37436" w:rsidRPr="00543201" w:rsidRDefault="00A37436">
      <w:pPr>
        <w:pStyle w:val="BodyText"/>
        <w:spacing w:before="9"/>
        <w:ind w:left="0"/>
        <w:rPr>
          <w:sz w:val="25"/>
        </w:rPr>
      </w:pPr>
    </w:p>
    <w:p w14:paraId="774C3F7B" w14:textId="5D96CBC9" w:rsidR="00A37436" w:rsidRPr="007D3BA8" w:rsidRDefault="009B363F">
      <w:pPr>
        <w:pStyle w:val="BodyText"/>
        <w:ind w:left="880"/>
        <w:rPr>
          <w:spacing w:val="-2"/>
        </w:rPr>
      </w:pPr>
      <w:r>
        <w:t>Re: Initial Instruction for Deposit Account(s) [PENDING: ACCOUNT NUMBER(S) — pull from Rho dashboard]:</w:t>
      </w:r>
    </w:p>
    <w:p w14:paraId="432C3B42" w14:textId="77777777" w:rsidR="00A37436" w:rsidRPr="007410F6" w:rsidRDefault="00A37436">
      <w:pPr>
        <w:pStyle w:val="BodyText"/>
        <w:ind w:left="0"/>
        <w:rPr>
          <w:sz w:val="26"/>
        </w:rPr>
      </w:pPr>
    </w:p>
    <w:p w14:paraId="12EA2A45" w14:textId="77777777" w:rsidR="00A37436" w:rsidRPr="00754526" w:rsidRDefault="009B363F">
      <w:pPr>
        <w:pStyle w:val="BodyText"/>
        <w:spacing w:before="181"/>
      </w:pPr>
      <w:r w:rsidRPr="00543201">
        <w:t>Ladies</w:t>
      </w:r>
      <w:r w:rsidRPr="00543201">
        <w:rPr>
          <w:spacing w:val="-2"/>
        </w:rPr>
        <w:t xml:space="preserve"> </w:t>
      </w:r>
      <w:r w:rsidRPr="00543201">
        <w:t>and</w:t>
      </w:r>
      <w:r w:rsidRPr="00543201">
        <w:rPr>
          <w:spacing w:val="-2"/>
        </w:rPr>
        <w:t xml:space="preserve"> Gentlemen:</w:t>
      </w:r>
    </w:p>
    <w:p w14:paraId="3C6463FF" w14:textId="7D14B5FB" w:rsidR="00A37436" w:rsidRPr="0013290C" w:rsidRDefault="009B363F">
      <w:pPr>
        <w:pStyle w:val="BodyText"/>
        <w:spacing w:before="182" w:line="259" w:lineRule="auto"/>
        <w:ind w:right="197"/>
      </w:pPr>
      <w:r>
        <w:t>This is the Initial Instruction as defined in the Deposit Account Control Agreement dated [PENDING: EXECUTION MONTH] [PENDING: EXECUTION YEAR], among you, us, Under Technologies Inc. dba Rho Technologies and Anonos Innovations LLC (the “Debtor”) (the “Agreement). A copy of the Agreement as fully executed is attached. Capitalized terms used in this Initial Instruction but not defined herein have the meanings given to them in the Agreement.</w:t>
      </w:r>
    </w:p>
    <w:p w14:paraId="725CF9B0" w14:textId="77777777" w:rsidR="00A37436" w:rsidRPr="0013290C" w:rsidRDefault="009B363F">
      <w:pPr>
        <w:pStyle w:val="BodyText"/>
        <w:spacing w:before="159" w:line="259" w:lineRule="auto"/>
        <w:ind w:right="76"/>
      </w:pPr>
      <w:r w:rsidRPr="0013290C">
        <w:t>This Initial Instruction directs the Bank no longer to comply with the Debtor’s Disposition Instructions.</w:t>
      </w:r>
      <w:r w:rsidRPr="0013290C">
        <w:rPr>
          <w:spacing w:val="-3"/>
        </w:rPr>
        <w:t xml:space="preserve"> </w:t>
      </w:r>
      <w:r w:rsidRPr="0013290C">
        <w:t>We</w:t>
      </w:r>
      <w:r w:rsidRPr="0013290C">
        <w:rPr>
          <w:spacing w:val="-4"/>
        </w:rPr>
        <w:t xml:space="preserve"> </w:t>
      </w:r>
      <w:r w:rsidRPr="0013290C">
        <w:t>recognize</w:t>
      </w:r>
      <w:r w:rsidRPr="0013290C">
        <w:rPr>
          <w:spacing w:val="-4"/>
        </w:rPr>
        <w:t xml:space="preserve"> </w:t>
      </w:r>
      <w:r w:rsidRPr="0013290C">
        <w:t>that,</w:t>
      </w:r>
      <w:r w:rsidRPr="0013290C">
        <w:rPr>
          <w:spacing w:val="-3"/>
        </w:rPr>
        <w:t xml:space="preserve"> </w:t>
      </w:r>
      <w:r w:rsidRPr="0013290C">
        <w:t>as</w:t>
      </w:r>
      <w:r w:rsidRPr="0013290C">
        <w:rPr>
          <w:spacing w:val="-3"/>
        </w:rPr>
        <w:t xml:space="preserve"> </w:t>
      </w:r>
      <w:r w:rsidRPr="0013290C">
        <w:t>a</w:t>
      </w:r>
      <w:r w:rsidRPr="0013290C">
        <w:rPr>
          <w:spacing w:val="-2"/>
        </w:rPr>
        <w:t xml:space="preserve"> </w:t>
      </w:r>
      <w:r w:rsidRPr="0013290C">
        <w:t>condition</w:t>
      </w:r>
      <w:r w:rsidRPr="0013290C">
        <w:rPr>
          <w:spacing w:val="-3"/>
        </w:rPr>
        <w:t xml:space="preserve"> </w:t>
      </w:r>
      <w:r w:rsidRPr="0013290C">
        <w:t>to</w:t>
      </w:r>
      <w:r w:rsidRPr="0013290C">
        <w:rPr>
          <w:spacing w:val="-3"/>
        </w:rPr>
        <w:t xml:space="preserve"> </w:t>
      </w:r>
      <w:r w:rsidRPr="0013290C">
        <w:t>your</w:t>
      </w:r>
      <w:r w:rsidRPr="0013290C">
        <w:rPr>
          <w:spacing w:val="-4"/>
        </w:rPr>
        <w:t xml:space="preserve"> </w:t>
      </w:r>
      <w:r w:rsidRPr="0013290C">
        <w:t>complying</w:t>
      </w:r>
      <w:r w:rsidRPr="0013290C">
        <w:rPr>
          <w:spacing w:val="-3"/>
        </w:rPr>
        <w:t xml:space="preserve"> </w:t>
      </w:r>
      <w:r w:rsidRPr="0013290C">
        <w:t>with</w:t>
      </w:r>
      <w:r w:rsidRPr="0013290C">
        <w:rPr>
          <w:spacing w:val="-3"/>
        </w:rPr>
        <w:t xml:space="preserve"> </w:t>
      </w:r>
      <w:r w:rsidRPr="0013290C">
        <w:t>this</w:t>
      </w:r>
      <w:r w:rsidRPr="0013290C">
        <w:rPr>
          <w:spacing w:val="-2"/>
        </w:rPr>
        <w:t xml:space="preserve"> </w:t>
      </w:r>
      <w:r w:rsidRPr="0013290C">
        <w:t>Initial Instruction</w:t>
      </w:r>
      <w:r w:rsidRPr="0013290C">
        <w:rPr>
          <w:spacing w:val="-3"/>
        </w:rPr>
        <w:t xml:space="preserve"> </w:t>
      </w:r>
      <w:r w:rsidRPr="0013290C">
        <w:t>and to the extent that we have not already done so, we must provide to you evidence reasonably required by you as to the authority of the person giving this Initial Instruction to act for us. We also recognize that your obligation to comply with this Initial Instruction is subject to the other provisions of the Agreement.</w:t>
      </w:r>
    </w:p>
    <w:p w14:paraId="73E3BCC9" w14:textId="77777777" w:rsidR="00A37436" w:rsidRPr="0013290C" w:rsidRDefault="00A37436">
      <w:pPr>
        <w:pStyle w:val="BodyText"/>
        <w:ind w:left="0"/>
        <w:rPr>
          <w:sz w:val="26"/>
        </w:rPr>
      </w:pPr>
    </w:p>
    <w:p w14:paraId="02CE61EF" w14:textId="77777777" w:rsidR="00A37436" w:rsidRPr="0013290C" w:rsidRDefault="009B363F">
      <w:pPr>
        <w:pStyle w:val="BodyText"/>
        <w:spacing w:before="157"/>
      </w:pPr>
      <w:r w:rsidRPr="0013290C">
        <w:t>Very</w:t>
      </w:r>
      <w:r w:rsidRPr="0013290C">
        <w:rPr>
          <w:spacing w:val="-7"/>
        </w:rPr>
        <w:t xml:space="preserve"> </w:t>
      </w:r>
      <w:r w:rsidRPr="0013290C">
        <w:t>truly</w:t>
      </w:r>
      <w:r w:rsidRPr="0013290C">
        <w:rPr>
          <w:spacing w:val="-7"/>
        </w:rPr>
        <w:t xml:space="preserve"> </w:t>
      </w:r>
      <w:r w:rsidRPr="0013290C">
        <w:rPr>
          <w:spacing w:val="-2"/>
        </w:rPr>
        <w:t>yours,</w:t>
      </w:r>
    </w:p>
    <w:p w14:paraId="428FCB7E" w14:textId="77777777" w:rsidR="00A37436" w:rsidRPr="0013290C" w:rsidRDefault="009B363F">
      <w:pPr>
        <w:pStyle w:val="BodyText"/>
        <w:spacing w:before="183"/>
      </w:pPr>
      <w:r>
        <w:t>Soryn IP Fund II, L.P.; Soryn IP Fund II Evergreen, L.P.; Soryn IP Parallel Fund II, L.P.</w:t>
      </w:r>
    </w:p>
    <w:p w14:paraId="217E6710" w14:textId="77777777" w:rsidR="00A37436" w:rsidRPr="0013290C" w:rsidRDefault="009B363F">
      <w:pPr>
        <w:pStyle w:val="BodyText"/>
        <w:tabs>
          <w:tab w:val="left" w:pos="2542"/>
        </w:tabs>
        <w:spacing w:before="182" w:line="398" w:lineRule="auto"/>
        <w:ind w:right="7075"/>
      </w:pPr>
      <w:r>
        <w:t>	By: 	 Grant Sweitzer</w:t>
      </w:r>
    </w:p>
    <w:p w14:paraId="09448378" w14:textId="77777777" w:rsidR="00A37436" w:rsidRPr="0013290C" w:rsidRDefault="009B363F">
      <w:pPr>
        <w:pStyle w:val="BodyText"/>
        <w:spacing w:line="275" w:lineRule="exact"/>
      </w:pPr>
      <w:r>
        <w:t>[PENDING: TITLE — awaiting from Grant Sweitzer]</w:t>
      </w:r>
    </w:p>
    <w:p w14:paraId="24743DFB" w14:textId="77777777" w:rsidR="00A37436" w:rsidRPr="0013290C" w:rsidRDefault="009B363F">
      <w:pPr>
        <w:pStyle w:val="BodyText"/>
        <w:spacing w:before="183"/>
      </w:pPr>
      <w:r>
        <w:t>cc: Anonos Innovations LLC</w:t>
      </w:r>
    </w:p>
    <w:p w14:paraId="1A7A802E" w14:textId="77777777" w:rsidR="00A37436" w:rsidRPr="0013290C" w:rsidRDefault="00A37436">
      <w:pPr>
        <w:sectPr w:rsidR="00A37436" w:rsidRPr="0013290C">
          <w:footerReference w:type="default" r:id="rId17"/>
          <w:pgSz w:w="12240" w:h="15840"/>
          <w:pgMar w:top="1360" w:right="1340" w:bottom="1200" w:left="1280" w:header="0" w:footer="1012" w:gutter="0"/>
          <w:cols w:space="720"/>
        </w:sectPr>
      </w:pPr>
    </w:p>
    <w:p w14:paraId="68942ED0" w14:textId="77777777" w:rsidR="00A37436" w:rsidRPr="0013290C" w:rsidRDefault="009B363F">
      <w:pPr>
        <w:pStyle w:val="Heading2"/>
        <w:spacing w:before="79" w:line="398" w:lineRule="auto"/>
        <w:ind w:left="3449" w:right="3385" w:firstLine="895"/>
        <w:rPr>
          <w:u w:val="none"/>
        </w:rPr>
      </w:pPr>
      <w:r w:rsidRPr="0013290C">
        <w:lastRenderedPageBreak/>
        <w:t>Exhibit C</w:t>
      </w:r>
      <w:r w:rsidRPr="0013290C">
        <w:rPr>
          <w:u w:val="none"/>
        </w:rPr>
        <w:t xml:space="preserve"> </w:t>
      </w:r>
      <w:r w:rsidRPr="0013290C">
        <w:t>TERMINATION</w:t>
      </w:r>
      <w:r w:rsidRPr="0013290C">
        <w:rPr>
          <w:spacing w:val="-15"/>
        </w:rPr>
        <w:t xml:space="preserve"> </w:t>
      </w:r>
      <w:r w:rsidRPr="0013290C">
        <w:t>NOTICE</w:t>
      </w:r>
    </w:p>
    <w:p w14:paraId="17D4D40E" w14:textId="77777777" w:rsidR="00A37436" w:rsidRPr="0013290C" w:rsidRDefault="009B363F">
      <w:pPr>
        <w:pStyle w:val="BodyText"/>
        <w:spacing w:before="1" w:line="396" w:lineRule="auto"/>
        <w:ind w:right="4738"/>
      </w:pPr>
      <w:r>
        <w:t>Soryn IP Fund II, L.P.; Soryn IP Fund II Evergreen, L.P.; Soryn IP Parallel Fund II, L.P. [PENDING: EXECUTION MONTH] [PENDING: EXECUTION YEAR]</w:t>
      </w:r>
    </w:p>
    <w:p w14:paraId="0F962698" w14:textId="77777777" w:rsidR="006E1CCD" w:rsidRPr="0013290C" w:rsidRDefault="006E1CCD" w:rsidP="006E1CCD">
      <w:pPr>
        <w:pStyle w:val="BodyText"/>
      </w:pPr>
      <w:r w:rsidRPr="0013290C">
        <w:t>[</w:t>
      </w:r>
      <w:r w:rsidRPr="0013290C">
        <w:rPr>
          <w:spacing w:val="-2"/>
        </w:rPr>
        <w:t>DELIVERY</w:t>
      </w:r>
      <w:r>
        <w:rPr>
          <w:spacing w:val="-2"/>
        </w:rPr>
        <w:t xml:space="preserve"> BY EMAIL</w:t>
      </w:r>
      <w:r w:rsidRPr="0013290C">
        <w:rPr>
          <w:spacing w:val="-2"/>
        </w:rPr>
        <w:t>]</w:t>
      </w:r>
    </w:p>
    <w:p w14:paraId="0E5357AF" w14:textId="77777777" w:rsidR="006E1CCD" w:rsidRDefault="006E1CCD" w:rsidP="006E1CCD">
      <w:pPr>
        <w:pStyle w:val="BodyText"/>
        <w:spacing w:before="181"/>
      </w:pPr>
      <w:r>
        <w:t>Rho Technologies</w:t>
      </w:r>
    </w:p>
    <w:p w14:paraId="2E578C79" w14:textId="77777777" w:rsidR="006E1CCD" w:rsidRDefault="006E1CCD" w:rsidP="006E1CCD">
      <w:pPr>
        <w:pStyle w:val="BodyText"/>
        <w:tabs>
          <w:tab w:val="left" w:pos="1672"/>
        </w:tabs>
        <w:spacing w:line="237" w:lineRule="auto"/>
        <w:ind w:right="4462"/>
      </w:pPr>
      <w:r>
        <w:t>100 Crosby Street, 6</w:t>
      </w:r>
      <w:r w:rsidRPr="006E1CCD">
        <w:rPr>
          <w:vertAlign w:val="superscript"/>
        </w:rPr>
        <w:t>th</w:t>
      </w:r>
      <w:r>
        <w:t xml:space="preserve"> Floor</w:t>
      </w:r>
    </w:p>
    <w:p w14:paraId="6FB4C4C3" w14:textId="77777777" w:rsidR="006E1CCD" w:rsidRDefault="006E1CCD" w:rsidP="006E1CCD">
      <w:pPr>
        <w:pStyle w:val="BodyText"/>
        <w:tabs>
          <w:tab w:val="left" w:pos="1672"/>
        </w:tabs>
        <w:spacing w:line="237" w:lineRule="auto"/>
        <w:ind w:right="4462"/>
      </w:pPr>
      <w:r>
        <w:t>New York, NY 10012</w:t>
      </w:r>
    </w:p>
    <w:p w14:paraId="04ED5FA2" w14:textId="77777777" w:rsidR="006E1CCD" w:rsidRDefault="006E1CCD" w:rsidP="006E1CCD">
      <w:pPr>
        <w:pStyle w:val="BodyText"/>
        <w:tabs>
          <w:tab w:val="left" w:pos="1672"/>
        </w:tabs>
        <w:spacing w:line="237" w:lineRule="auto"/>
        <w:ind w:right="4462"/>
      </w:pPr>
      <w:r w:rsidRPr="006E1CCD">
        <w:t>daca@rho.co</w:t>
      </w:r>
    </w:p>
    <w:p w14:paraId="5B29A9F9" w14:textId="77777777" w:rsidR="00251B76" w:rsidRPr="0013290C" w:rsidRDefault="00251B76" w:rsidP="00251B76">
      <w:pPr>
        <w:pStyle w:val="BodyText"/>
        <w:spacing w:before="181"/>
      </w:pPr>
      <w:r w:rsidRPr="0013290C">
        <w:t>Webster</w:t>
      </w:r>
      <w:r w:rsidRPr="0013290C">
        <w:rPr>
          <w:spacing w:val="-5"/>
        </w:rPr>
        <w:t xml:space="preserve"> </w:t>
      </w:r>
      <w:r w:rsidRPr="0013290C">
        <w:rPr>
          <w:spacing w:val="-4"/>
        </w:rPr>
        <w:t>Bank, N.A.</w:t>
      </w:r>
    </w:p>
    <w:p w14:paraId="686AA7CC" w14:textId="6480676A" w:rsidR="00251B76" w:rsidRDefault="00251B76" w:rsidP="00251B76">
      <w:pPr>
        <w:spacing w:line="252" w:lineRule="auto"/>
        <w:rPr>
          <w:rFonts w:ascii="Roboto" w:eastAsia="Calibri" w:hAnsi="Roboto"/>
          <w:noProof/>
          <w:color w:val="737373"/>
          <w:sz w:val="21"/>
          <w:szCs w:val="21"/>
        </w:rPr>
      </w:pPr>
      <w:r>
        <w:rPr>
          <w:rFonts w:ascii="Roboto" w:eastAsia="Calibri" w:hAnsi="Roboto"/>
          <w:noProof/>
          <w:color w:val="737373"/>
          <w:sz w:val="21"/>
          <w:szCs w:val="21"/>
        </w:rPr>
        <w:t xml:space="preserve">    200 Executive Boulevard</w:t>
      </w:r>
    </w:p>
    <w:p w14:paraId="5EB41DFD" w14:textId="77777777"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Southington, CT 06489</w:t>
      </w:r>
    </w:p>
    <w:p w14:paraId="3EEF6DCB" w14:textId="77777777" w:rsidR="00251B76" w:rsidRPr="007D3BA8" w:rsidRDefault="00251B76" w:rsidP="00251B76">
      <w:pPr>
        <w:pStyle w:val="BodyText"/>
        <w:spacing w:before="3"/>
        <w:ind w:left="0"/>
      </w:pPr>
    </w:p>
    <w:p w14:paraId="0253DA65" w14:textId="77777777" w:rsidR="00251B76" w:rsidRDefault="00251B76" w:rsidP="00251B76">
      <w:pPr>
        <w:pStyle w:val="BodyText"/>
        <w:spacing w:line="288" w:lineRule="exact"/>
        <w:ind w:left="232"/>
      </w:pPr>
      <w:r w:rsidRPr="007D3BA8">
        <w:t>Attention:</w:t>
      </w:r>
      <w:r w:rsidRPr="007D3BA8">
        <w:rPr>
          <w:spacing w:val="-3"/>
        </w:rPr>
        <w:t xml:space="preserve"> </w:t>
      </w:r>
      <w:r>
        <w:rPr>
          <w:spacing w:val="-3"/>
        </w:rPr>
        <w:t xml:space="preserve">BaaS Partnerships Department </w:t>
      </w:r>
    </w:p>
    <w:p w14:paraId="65EDF967" w14:textId="77777777" w:rsidR="00251B76" w:rsidRDefault="00251B76" w:rsidP="00251B76">
      <w:pPr>
        <w:pStyle w:val="BodyText"/>
        <w:spacing w:line="288" w:lineRule="exact"/>
        <w:ind w:left="232"/>
      </w:pPr>
      <w:r w:rsidRPr="007D3BA8">
        <w:t xml:space="preserve">E-mail Address: </w:t>
      </w:r>
      <w:r>
        <w:t xml:space="preserve"> </w:t>
      </w:r>
      <w:r w:rsidRPr="00380A42">
        <w:rPr>
          <w:b/>
          <w:bCs/>
        </w:rPr>
        <w:t>webster_rho_daca@websterbank.com</w:t>
      </w:r>
    </w:p>
    <w:p w14:paraId="49AC9982" w14:textId="77777777" w:rsidR="00251B76" w:rsidRPr="00543201" w:rsidRDefault="00251B76">
      <w:pPr>
        <w:pStyle w:val="BodyText"/>
        <w:ind w:left="0"/>
        <w:rPr>
          <w:sz w:val="26"/>
        </w:rPr>
      </w:pPr>
    </w:p>
    <w:p w14:paraId="395B1394" w14:textId="77777777" w:rsidR="00A37436" w:rsidRPr="007410F6" w:rsidRDefault="009B363F" w:rsidP="007D3BA8">
      <w:pPr>
        <w:pStyle w:val="BodyText"/>
        <w:spacing w:before="158" w:line="398" w:lineRule="auto"/>
        <w:ind w:right="-10" w:firstLine="719"/>
      </w:pPr>
      <w:r>
        <w:t xml:space="preserve">Re: Notice of Termination of Agreement regarding Deposit Account(s) [PENDING: ACCOUNT NUMBER(S) — pull from Rho dashboard]: </w:t>
      </w:r>
    </w:p>
    <w:p w14:paraId="760AF831" w14:textId="77777777" w:rsidR="00A37436" w:rsidRPr="007410F6" w:rsidRDefault="009B363F" w:rsidP="007D3BA8">
      <w:pPr>
        <w:pStyle w:val="BodyText"/>
        <w:spacing w:before="158" w:line="398" w:lineRule="auto"/>
        <w:ind w:right="1619"/>
      </w:pPr>
      <w:r w:rsidRPr="007410F6">
        <w:t>Ladies and Gentlemen:</w:t>
      </w:r>
    </w:p>
    <w:p w14:paraId="1DE0716E" w14:textId="1E9667D4" w:rsidR="00A37436" w:rsidRPr="0013290C" w:rsidRDefault="009B363F">
      <w:pPr>
        <w:pStyle w:val="BodyText"/>
        <w:spacing w:line="259" w:lineRule="auto"/>
        <w:ind w:right="119"/>
      </w:pPr>
      <w:r>
        <w:t>Reference is made to the Deposit Account Control Agreement dated [PENDING: EXECUTION MONTH] [PENDING: EXECUTION YEAR], among you, us, Under Technologies Inc. dba Rho Technologies and Anonos Innovations LLC (the “Debtor”) (the “Agreement”). A copy of the Agreement as fully executed is attached. You are hereby notified that the Agreement and the security interests of the undersigned in the Deposit Accounts (and all funds therein) are terminated and you have no further obligations to the undersigned pursuant to the Agreement. This notice terminates any obligations you may have to the undersigned with respect to any of the Deposit Accounts. A copy of this notice has also been delivered to all parties.</w:t>
      </w:r>
    </w:p>
    <w:p w14:paraId="466C45BA" w14:textId="77777777" w:rsidR="00A37436" w:rsidRPr="0013290C" w:rsidRDefault="009B363F">
      <w:pPr>
        <w:pStyle w:val="BodyText"/>
        <w:spacing w:before="159"/>
      </w:pPr>
      <w:r w:rsidRPr="0013290C">
        <w:t>Very</w:t>
      </w:r>
      <w:r w:rsidRPr="0013290C">
        <w:rPr>
          <w:spacing w:val="-7"/>
        </w:rPr>
        <w:t xml:space="preserve"> </w:t>
      </w:r>
      <w:r w:rsidRPr="0013290C">
        <w:t>truly</w:t>
      </w:r>
      <w:r w:rsidRPr="0013290C">
        <w:rPr>
          <w:spacing w:val="-7"/>
        </w:rPr>
        <w:t xml:space="preserve"> </w:t>
      </w:r>
      <w:r w:rsidRPr="0013290C">
        <w:rPr>
          <w:spacing w:val="-2"/>
        </w:rPr>
        <w:t>yours,</w:t>
      </w:r>
    </w:p>
    <w:p w14:paraId="42BBD653" w14:textId="77777777" w:rsidR="00A37436" w:rsidRPr="0013290C" w:rsidRDefault="009B363F">
      <w:pPr>
        <w:pStyle w:val="BodyText"/>
        <w:spacing w:before="182"/>
      </w:pPr>
      <w:r>
        <w:t>Soryn IP Fund II, L.P.; Soryn IP Fund II Evergreen, L.P.; Soryn IP Parallel Fund II, L.P.</w:t>
      </w:r>
    </w:p>
    <w:p w14:paraId="3B19FB41" w14:textId="77777777" w:rsidR="00A37436" w:rsidRPr="0013290C" w:rsidRDefault="009B363F">
      <w:pPr>
        <w:pStyle w:val="BodyText"/>
        <w:tabs>
          <w:tab w:val="left" w:pos="2543"/>
        </w:tabs>
        <w:spacing w:before="180" w:line="398" w:lineRule="auto"/>
        <w:ind w:right="7074"/>
      </w:pPr>
      <w:r>
        <w:t>	By: 	 Grant Sweitzer</w:t>
      </w:r>
    </w:p>
    <w:p w14:paraId="6EC8C2EE" w14:textId="77777777" w:rsidR="00A37436" w:rsidRPr="0013290C" w:rsidRDefault="009B363F">
      <w:pPr>
        <w:pStyle w:val="BodyText"/>
        <w:spacing w:before="1"/>
      </w:pPr>
      <w:r>
        <w:t>[PENDING: TITLE — awaiting from Grant Sweitzer]</w:t>
      </w:r>
    </w:p>
    <w:p w14:paraId="26EB07E5" w14:textId="6BE1E91F" w:rsidR="00A37436" w:rsidRPr="0013290C" w:rsidRDefault="009B363F">
      <w:pPr>
        <w:pStyle w:val="BodyText"/>
        <w:spacing w:before="182"/>
        <w:ind w:left="220"/>
      </w:pPr>
      <w:r>
        <w:t>cc: Anonos Innovations LLC</w:t>
      </w:r>
    </w:p>
    <w:sectPr w:rsidR="00A37436" w:rsidRPr="0013290C">
      <w:footerReference w:type="default" r:id="rId18"/>
      <w:pgSz w:w="12240" w:h="15840"/>
      <w:pgMar w:top="1360" w:right="1340" w:bottom="1200" w:left="128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BA59B" w14:textId="77777777" w:rsidR="00D55641" w:rsidRDefault="00D55641">
      <w:r>
        <w:separator/>
      </w:r>
    </w:p>
  </w:endnote>
  <w:endnote w:type="continuationSeparator" w:id="0">
    <w:p w14:paraId="25B6B4C1" w14:textId="77777777" w:rsidR="00D55641" w:rsidRDefault="00D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44CF"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19680" behindDoc="1" locked="0" layoutInCell="1" allowOverlap="1" wp14:anchorId="11FA394B" wp14:editId="4774C019">
              <wp:simplePos x="0" y="0"/>
              <wp:positionH relativeFrom="page">
                <wp:posOffset>901700</wp:posOffset>
              </wp:positionH>
              <wp:positionV relativeFrom="page">
                <wp:posOffset>9276080</wp:posOffset>
              </wp:positionV>
              <wp:extent cx="1031240" cy="165735"/>
              <wp:effectExtent l="0" t="0" r="0" b="0"/>
              <wp:wrapNone/>
              <wp:docPr id="2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1EE5D"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11FA394B" id="_x0000_t202" coordsize="21600,21600" o:spt="202" path="m,l,21600r21600,l21600,xe">
              <v:stroke joinstyle="miter"/>
              <v:path gradientshapeok="t" o:connecttype="rect"/>
            </v:shapetype>
            <v:shape id="docshape1" o:spid="_x0000_s1026" type="#_x0000_t202" style="position:absolute;margin-left:71pt;margin-top:730.4pt;width:81.2pt;height:13.0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" filled="f" stroked="f">
              <v:textbox inset="0,0,0,0">
                <w:txbxContent>
                  <w:p w14:paraId="7DA1EE5D"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r>
      <w:rPr>
        <w:noProof/>
      </w:rPr>
      <mc:AlternateContent>
        <mc:Choice Requires="wps">
          <w:drawing>
            <wp:anchor distT="0" distB="0" distL="114300" distR="114300" simplePos="0" relativeHeight="251721728" behindDoc="1" locked="0" layoutInCell="1" allowOverlap="1" wp14:anchorId="64FA4E5B" wp14:editId="719CD9A3">
              <wp:simplePos x="0" y="0"/>
              <wp:positionH relativeFrom="page">
                <wp:posOffset>3776980</wp:posOffset>
              </wp:positionH>
              <wp:positionV relativeFrom="page">
                <wp:posOffset>9446260</wp:posOffset>
              </wp:positionV>
              <wp:extent cx="232410" cy="165735"/>
              <wp:effectExtent l="0" t="0" r="0" b="0"/>
              <wp:wrapNone/>
              <wp:docPr id="2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8F026" w14:textId="78366351" w:rsidR="009B363F" w:rsidRDefault="009B363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C1B73">
                            <w:rPr>
                              <w:rFonts w:ascii="Calibri"/>
                              <w:noProof/>
                              <w:spacing w:val="-5"/>
                            </w:rPr>
                            <w:t>9</w:t>
                          </w:r>
                          <w:r>
                            <w:rPr>
                              <w:rFonts w:ascii="Calibri"/>
                              <w:spacing w:val="-5"/>
                            </w:rP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4FA4E5B" id="docshape2" o:spid="_x0000_s1027" type="#_x0000_t202" style="position:absolute;margin-left:297.4pt;margin-top:743.8pt;width:18.3pt;height:13.0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" filled="f" stroked="f">
              <v:textbox inset="0,0,0,0">
                <w:txbxContent>
                  <w:p w14:paraId="3338F026" w14:textId="78366351" w:rsidR="009B363F" w:rsidRDefault="009B363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C1B73">
                      <w:rPr>
                        <w:rFonts w:ascii="Calibri"/>
                        <w:noProof/>
                        <w:spacing w:val="-5"/>
                      </w:rPr>
                      <w:t>9</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A9EC" w14:textId="77777777" w:rsidR="009B363F" w:rsidRDefault="009B363F">
    <w:pPr>
      <w:pStyle w:val="Footer"/>
    </w:pPr>
  </w:p>
  <w:p w14:paraId="3404C077" w14:textId="77777777" w:rsidR="009B363F" w:rsidRDefault="009B363F">
    <w:pPr>
      <w:pStyle w:val="Footer"/>
      <w:rPr>
        <w:rFonts w:asciiTheme="minorHAnsi" w:hAnsiTheme="minorHAnsi" w:cstheme="minorHAnsi"/>
      </w:rPr>
    </w:pPr>
    <w:r>
      <w:rPr>
        <w:rFonts w:asciiTheme="minorHAnsi" w:hAnsiTheme="minorHAnsi" w:cstheme="minorHAnsi"/>
      </w:rPr>
      <w:t xml:space="preserve">   Springing Control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24EC"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76672" behindDoc="1" locked="0" layoutInCell="1" allowOverlap="1" wp14:anchorId="68B96141" wp14:editId="2AD4E264">
              <wp:simplePos x="0" y="0"/>
              <wp:positionH relativeFrom="page">
                <wp:posOffset>901700</wp:posOffset>
              </wp:positionH>
              <wp:positionV relativeFrom="page">
                <wp:posOffset>9276080</wp:posOffset>
              </wp:positionV>
              <wp:extent cx="1031240" cy="165735"/>
              <wp:effectExtent l="0" t="0" r="0" b="0"/>
              <wp:wrapNone/>
              <wp:docPr id="1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64CF5"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68B96141" id="_x0000_t202" coordsize="21600,21600" o:spt="202" path="m,l,21600r21600,l21600,xe">
              <v:stroke joinstyle="miter"/>
              <v:path gradientshapeok="t" o:connecttype="rect"/>
            </v:shapetype>
            <v:shape id="_x0000_s1028" type="#_x0000_t202" style="position:absolute;margin-left:71pt;margin-top:730.4pt;width:81.2pt;height:13.0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THgsWzwEAAH4D&#10;AAAOAAAAAAAAAAAAAAAAAC4CAABkcnMvZTJvRG9jLnhtbFBLAQItABQABgAIAAAAIQAVOH9s4AAA&#10;AA0BAAAPAAAAAAAAAAAAAAAAACkEAABkcnMvZG93bnJldi54bWxQSwUGAAAAAAQABADzAAAANgUA&#10;AAAA&#10;" filled="f" stroked="f">
              <v:textbox inset="0,0,0,0">
                <w:txbxContent>
                  <w:p w14:paraId="4ED64CF5"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43FDDFC2" wp14:editId="7D7DEF9D">
              <wp:simplePos x="0" y="0"/>
              <wp:positionH relativeFrom="page">
                <wp:posOffset>3776980</wp:posOffset>
              </wp:positionH>
              <wp:positionV relativeFrom="page">
                <wp:posOffset>9446260</wp:posOffset>
              </wp:positionV>
              <wp:extent cx="232410" cy="165735"/>
              <wp:effectExtent l="0" t="0" r="0" b="0"/>
              <wp:wrapNone/>
              <wp:docPr id="1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4DC4F" w14:textId="77777777" w:rsidR="009B363F" w:rsidRDefault="009B363F">
                          <w:pPr>
                            <w:spacing w:line="245" w:lineRule="exact"/>
                            <w:ind w:left="60"/>
                            <w:rPr>
                              <w:rFonts w:ascii="Calibri"/>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43FDDFC2" id="_x0000_s1029" type="#_x0000_t202" style="position:absolute;margin-left:297.4pt;margin-top:743.8pt;width:18.3pt;height:13.0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" filled="f" stroked="f">
              <v:textbox inset="0,0,0,0">
                <w:txbxContent>
                  <w:p w14:paraId="2684DC4F" w14:textId="77777777" w:rsidR="009B363F" w:rsidRDefault="009B363F">
                    <w:pPr>
                      <w:spacing w:line="245" w:lineRule="exact"/>
                      <w:ind w:left="60"/>
                      <w:rPr>
                        <w:rFonts w:ascii="Calibri"/>
                      </w:rPr>
                    </w:pPr>
                  </w:p>
                </w:txbxContent>
              </v:textbox>
              <w10:wrap anchorx="page" anchory="page"/>
            </v:shape>
          </w:pict>
        </mc:Fallback>
      </mc:AlternateContent>
    </w:r>
  </w:p>
  <w:p w14:paraId="118A3399"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7152" behindDoc="1" locked="0" layoutInCell="1" allowOverlap="1" wp14:anchorId="635E4794" wp14:editId="32ECE82F">
              <wp:simplePos x="0" y="0"/>
              <wp:positionH relativeFrom="page">
                <wp:posOffset>901700</wp:posOffset>
              </wp:positionH>
              <wp:positionV relativeFrom="page">
                <wp:posOffset>9276080</wp:posOffset>
              </wp:positionV>
              <wp:extent cx="1031240" cy="165735"/>
              <wp:effectExtent l="0" t="0" r="0" b="0"/>
              <wp:wrapNone/>
              <wp:docPr id="29"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AB27A"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35E4794" id="_x0000_s1030" type="#_x0000_t202" style="position:absolute;margin-left:71pt;margin-top:730.4pt;width:81.2pt;height:13.0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FqAtrzwEAAH4D&#10;AAAOAAAAAAAAAAAAAAAAAC4CAABkcnMvZTJvRG9jLnhtbFBLAQItABQABgAIAAAAIQAVOH9s4AAA&#10;AA0BAAAPAAAAAAAAAAAAAAAAACkEAABkcnMvZG93bnJldi54bWxQSwUGAAAAAAQABADzAAAANgUA&#10;AAAA&#10;" filled="f" stroked="f">
              <v:textbox inset="0,0,0,0">
                <w:txbxContent>
                  <w:p w14:paraId="129AB27A"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7DEA4174"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9200" behindDoc="1" locked="0" layoutInCell="1" allowOverlap="1" wp14:anchorId="68F1AB06" wp14:editId="1A3AE684">
              <wp:simplePos x="0" y="0"/>
              <wp:positionH relativeFrom="page">
                <wp:posOffset>3776663</wp:posOffset>
              </wp:positionH>
              <wp:positionV relativeFrom="page">
                <wp:posOffset>9609773</wp:posOffset>
              </wp:positionV>
              <wp:extent cx="232410" cy="191452"/>
              <wp:effectExtent l="0" t="0" r="15240" b="18415"/>
              <wp:wrapNone/>
              <wp:docPr id="30"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32410" cy="191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81607" w14:textId="77777777" w:rsidR="009B363F" w:rsidRDefault="009B363F">
                          <w:pPr>
                            <w:spacing w:line="245" w:lineRule="exact"/>
                            <w:ind w:left="60"/>
                            <w:rPr>
                              <w:rFonts w:ascii="Calibri"/>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8F1AB06" id="_x0000_s1031" type="#_x0000_t202" style="position:absolute;margin-left:297.4pt;margin-top:756.7pt;width:18.3pt;height:15.05pt;flip:y;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" filled="f" stroked="f">
              <v:textbox inset="0,0,0,0">
                <w:txbxContent>
                  <w:p w14:paraId="79781607" w14:textId="77777777" w:rsidR="009B363F" w:rsidRDefault="009B363F">
                    <w:pPr>
                      <w:spacing w:line="245" w:lineRule="exact"/>
                      <w:ind w:left="60"/>
                      <w:rPr>
                        <w:rFonts w:ascii="Calibri"/>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60AA078E" wp14:editId="75F0B5DD">
              <wp:simplePos x="0" y="0"/>
              <wp:positionH relativeFrom="page">
                <wp:posOffset>3552825</wp:posOffset>
              </wp:positionH>
              <wp:positionV relativeFrom="page">
                <wp:posOffset>9444038</wp:posOffset>
              </wp:positionV>
              <wp:extent cx="666750" cy="165735"/>
              <wp:effectExtent l="0" t="0" r="0" b="5715"/>
              <wp:wrapNone/>
              <wp:docPr id="9"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C039C" w14:textId="77777777" w:rsidR="009B363F" w:rsidRDefault="009B363F">
                          <w:pPr>
                            <w:spacing w:line="245" w:lineRule="exact"/>
                            <w:ind w:left="20"/>
                            <w:rPr>
                              <w:rFonts w:ascii="Calibri"/>
                              <w:b/>
                            </w:rPr>
                          </w:pPr>
                          <w:r>
                            <w:rPr>
                              <w:rFonts w:ascii="Calibri"/>
                              <w:b/>
                            </w:rPr>
                            <w:t>Schedule A</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0AA078E" id="docshape4" o:spid="_x0000_s1032" type="#_x0000_t202" style="position:absolute;margin-left:279.75pt;margin-top:743.65pt;width:52.5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" filled="f" stroked="f">
              <v:textbox inset="0,0,0,0">
                <w:txbxContent>
                  <w:p w14:paraId="77EC039C" w14:textId="77777777" w:rsidR="009B363F" w:rsidRDefault="009B363F">
                    <w:pPr>
                      <w:spacing w:line="245" w:lineRule="exact"/>
                      <w:ind w:left="20"/>
                      <w:rPr>
                        <w:rFonts w:ascii="Calibri"/>
                        <w:b/>
                      </w:rPr>
                    </w:pPr>
                    <w:r>
                      <w:rPr>
                        <w:rFonts w:ascii="Calibri"/>
                        <w:b/>
                      </w:rPr>
                      <w:t>Schedule A</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2E7DD2FA" wp14:editId="2C1385AE">
              <wp:simplePos x="0" y="0"/>
              <wp:positionH relativeFrom="page">
                <wp:posOffset>901700</wp:posOffset>
              </wp:positionH>
              <wp:positionV relativeFrom="page">
                <wp:posOffset>9276080</wp:posOffset>
              </wp:positionV>
              <wp:extent cx="1031240" cy="165735"/>
              <wp:effectExtent l="0" t="0" r="0" b="0"/>
              <wp:wrapNone/>
              <wp:docPr id="10"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5ABB5"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E7DD2FA" id="docshape3" o:spid="_x0000_s1033" type="#_x0000_t202" style="position:absolute;margin-left:71pt;margin-top:730.4pt;width:81.2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O84tVzwEAAH4D&#10;AAAOAAAAAAAAAAAAAAAAAC4CAABkcnMvZTJvRG9jLnhtbFBLAQItABQABgAIAAAAIQAVOH9s4AAA&#10;AA0BAAAPAAAAAAAAAAAAAAAAACkEAABkcnMvZG93bnJldi54bWxQSwUGAAAAAAQABADzAAAANgUA&#10;AAAA&#10;" filled="f" stroked="f">
              <v:textbox inset="0,0,0,0">
                <w:txbxContent>
                  <w:p w14:paraId="02C5ABB5"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4CA9"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0768" behindDoc="1" locked="0" layoutInCell="1" allowOverlap="1" wp14:anchorId="03FC3B48" wp14:editId="7E7AEF2D">
              <wp:simplePos x="0" y="0"/>
              <wp:positionH relativeFrom="page">
                <wp:posOffset>901700</wp:posOffset>
              </wp:positionH>
              <wp:positionV relativeFrom="page">
                <wp:posOffset>9276080</wp:posOffset>
              </wp:positionV>
              <wp:extent cx="1031240" cy="165735"/>
              <wp:effectExtent l="0" t="0" r="0" b="0"/>
              <wp:wrapNone/>
              <wp:docPr id="17"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333C2"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03FC3B48" id="_x0000_t202" coordsize="21600,21600" o:spt="202" path="m,l,21600r21600,l21600,xe">
              <v:stroke joinstyle="miter"/>
              <v:path gradientshapeok="t" o:connecttype="rect"/>
            </v:shapetype>
            <v:shape id="_x0000_s1034" type="#_x0000_t202" style="position:absolute;margin-left:71pt;margin-top:730.4pt;width:81.2pt;height:13.0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pxAqRzwEAAH4D&#10;AAAOAAAAAAAAAAAAAAAAAC4CAABkcnMvZTJvRG9jLnhtbFBLAQItABQABgAIAAAAIQAVOH9s4AAA&#10;AA0BAAAPAAAAAAAAAAAAAAAAACkEAABkcnMvZG93bnJldi54bWxQSwUGAAAAAAQABADzAAAANgUA&#10;AAAA&#10;" filled="f" stroked="f">
              <v:textbox inset="0,0,0,0">
                <w:txbxContent>
                  <w:p w14:paraId="134333C2"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5179D080"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03296" behindDoc="1" locked="0" layoutInCell="1" allowOverlap="1" wp14:anchorId="4D369020" wp14:editId="4144025A">
              <wp:simplePos x="0" y="0"/>
              <wp:positionH relativeFrom="page">
                <wp:posOffset>901700</wp:posOffset>
              </wp:positionH>
              <wp:positionV relativeFrom="page">
                <wp:posOffset>9276080</wp:posOffset>
              </wp:positionV>
              <wp:extent cx="1031240" cy="165735"/>
              <wp:effectExtent l="0" t="0" r="0" b="0"/>
              <wp:wrapNone/>
              <wp:docPr id="3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DF608"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4D369020" id="_x0000_s1035" type="#_x0000_t202" style="position:absolute;margin-left:71pt;margin-top:730.4pt;width:81.2pt;height:13.0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DQ8oqEzwEAAH4D&#10;AAAOAAAAAAAAAAAAAAAAAC4CAABkcnMvZTJvRG9jLnhtbFBLAQItABQABgAIAAAAIQAVOH9s4AAA&#10;AA0BAAAPAAAAAAAAAAAAAAAAACkEAABkcnMvZG93bnJldi54bWxQSwUGAAAAAAQABADzAAAANgUA&#10;AAAA&#10;" filled="f" stroked="f">
              <v:textbox inset="0,0,0,0">
                <w:txbxContent>
                  <w:p w14:paraId="76BDF608"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4940A7ED"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2816" behindDoc="1" locked="0" layoutInCell="1" allowOverlap="1" wp14:anchorId="50A0E1CD" wp14:editId="47034951">
              <wp:simplePos x="0" y="0"/>
              <wp:positionH relativeFrom="page">
                <wp:posOffset>3348037</wp:posOffset>
              </wp:positionH>
              <wp:positionV relativeFrom="page">
                <wp:posOffset>9443720</wp:posOffset>
              </wp:positionV>
              <wp:extent cx="766763" cy="165735"/>
              <wp:effectExtent l="0" t="0" r="14605" b="5715"/>
              <wp:wrapNone/>
              <wp:docPr id="18"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6763"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70577" w14:textId="77777777" w:rsidR="009B363F" w:rsidRDefault="009B363F">
                          <w:pPr>
                            <w:spacing w:line="245" w:lineRule="exact"/>
                            <w:ind w:left="60"/>
                            <w:rPr>
                              <w:rFonts w:ascii="Calibri"/>
                              <w:b/>
                              <w:bCs/>
                            </w:rPr>
                          </w:pPr>
                          <w:r>
                            <w:rPr>
                              <w:rFonts w:ascii="Calibri"/>
                              <w:b/>
                              <w:bCs/>
                            </w:rPr>
                            <w:t>Schedule B</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0A0E1CD" id="_x0000_s1036" type="#_x0000_t202" style="position:absolute;margin-left:263.6pt;margin-top:743.6pt;width:60.4pt;height:13.0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" filled="f" stroked="f">
              <v:textbox inset="0,0,0,0">
                <w:txbxContent>
                  <w:p w14:paraId="35770577" w14:textId="77777777" w:rsidR="009B363F" w:rsidRDefault="009B363F">
                    <w:pPr>
                      <w:spacing w:line="245" w:lineRule="exact"/>
                      <w:ind w:left="60"/>
                      <w:rPr>
                        <w:rFonts w:ascii="Calibri"/>
                        <w:b/>
                        <w:bCs/>
                      </w:rPr>
                    </w:pPr>
                    <w:r>
                      <w:rPr>
                        <w:rFonts w:ascii="Calibri"/>
                        <w:b/>
                        <w:bCs/>
                      </w:rPr>
                      <w:t>Schedule B</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64208C14" wp14:editId="4FAACB6F">
              <wp:simplePos x="0" y="0"/>
              <wp:positionH relativeFrom="page">
                <wp:posOffset>2976563</wp:posOffset>
              </wp:positionH>
              <wp:positionV relativeFrom="page">
                <wp:posOffset>9444038</wp:posOffset>
              </wp:positionV>
              <wp:extent cx="1241425" cy="165735"/>
              <wp:effectExtent l="0" t="0" r="15875" b="5715"/>
              <wp:wrapNone/>
              <wp:docPr id="7"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14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4900E" w14:textId="77777777" w:rsidR="009B363F" w:rsidRDefault="009B363F">
                          <w:pPr>
                            <w:spacing w:line="245" w:lineRule="exact"/>
                            <w:ind w:left="20"/>
                            <w:rPr>
                              <w:rFonts w:ascii="Calibri"/>
                              <w:b/>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4208C14" id="docshape6" o:spid="_x0000_s1037" type="#_x0000_t202" style="position:absolute;margin-left:234.4pt;margin-top:743.65pt;width:97.75pt;height:13.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" filled="f" stroked="f">
              <v:textbox inset="0,0,0,0">
                <w:txbxContent>
                  <w:p w14:paraId="1384900E" w14:textId="77777777" w:rsidR="009B363F" w:rsidRDefault="009B363F">
                    <w:pPr>
                      <w:spacing w:line="245" w:lineRule="exact"/>
                      <w:ind w:left="20"/>
                      <w:rPr>
                        <w:rFonts w:ascii="Calibri"/>
                        <w:b/>
                      </w:rPr>
                    </w:pP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664B37F0" wp14:editId="6EADF17D">
              <wp:simplePos x="0" y="0"/>
              <wp:positionH relativeFrom="page">
                <wp:posOffset>901700</wp:posOffset>
              </wp:positionH>
              <wp:positionV relativeFrom="page">
                <wp:posOffset>9276080</wp:posOffset>
              </wp:positionV>
              <wp:extent cx="1029970" cy="165735"/>
              <wp:effectExtent l="0" t="0" r="0" b="0"/>
              <wp:wrapNone/>
              <wp:docPr id="8"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29737"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64B37F0" id="docshape5" o:spid="_x0000_s1038" type="#_x0000_t202" style="position:absolute;margin-left:71pt;margin-top:730.4pt;width:81.1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" filled="f" stroked="f">
              <v:textbox inset="0,0,0,0">
                <w:txbxContent>
                  <w:p w14:paraId="45829737"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6D70"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4864" behindDoc="1" locked="0" layoutInCell="1" allowOverlap="1" wp14:anchorId="2216398E" wp14:editId="49AABADA">
              <wp:simplePos x="0" y="0"/>
              <wp:positionH relativeFrom="page">
                <wp:posOffset>901700</wp:posOffset>
              </wp:positionH>
              <wp:positionV relativeFrom="page">
                <wp:posOffset>9276080</wp:posOffset>
              </wp:positionV>
              <wp:extent cx="1031240" cy="165735"/>
              <wp:effectExtent l="0" t="0" r="0" b="0"/>
              <wp:wrapNone/>
              <wp:docPr id="20"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62463"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2216398E" id="_x0000_t202" coordsize="21600,21600" o:spt="202" path="m,l,21600r21600,l21600,xe">
              <v:stroke joinstyle="miter"/>
              <v:path gradientshapeok="t" o:connecttype="rect"/>
            </v:shapetype>
            <v:shape id="_x0000_s1039" type="#_x0000_t202" style="position:absolute;margin-left:71pt;margin-top:730.4pt;width:81.2pt;height:13.0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Haz5+zwEAAH8D&#10;AAAOAAAAAAAAAAAAAAAAAC4CAABkcnMvZTJvRG9jLnhtbFBLAQItABQABgAIAAAAIQAVOH9s4AAA&#10;AA0BAAAPAAAAAAAAAAAAAAAAACkEAABkcnMvZG93bnJldi54bWxQSwUGAAAAAAQABADzAAAANgUA&#10;AAAA&#10;" filled="f" stroked="f">
              <v:textbox inset="0,0,0,0">
                <w:txbxContent>
                  <w:p w14:paraId="37D62463"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0D2A577A"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07392" behindDoc="1" locked="0" layoutInCell="1" allowOverlap="1" wp14:anchorId="35CF14DD" wp14:editId="646029B1">
              <wp:simplePos x="0" y="0"/>
              <wp:positionH relativeFrom="page">
                <wp:posOffset>901700</wp:posOffset>
              </wp:positionH>
              <wp:positionV relativeFrom="page">
                <wp:posOffset>9276080</wp:posOffset>
              </wp:positionV>
              <wp:extent cx="1031240" cy="165735"/>
              <wp:effectExtent l="0" t="0" r="0" b="0"/>
              <wp:wrapNone/>
              <wp:docPr id="3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B3FF3"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35CF14DD" id="_x0000_s1040" type="#_x0000_t202" style="position:absolute;margin-left:71pt;margin-top:730.4pt;width:81.2pt;height:13.0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Do674WzwEAAH8D&#10;AAAOAAAAAAAAAAAAAAAAAC4CAABkcnMvZTJvRG9jLnhtbFBLAQItABQABgAIAAAAIQAVOH9s4AAA&#10;AA0BAAAPAAAAAAAAAAAAAAAAACkEAABkcnMvZG93bnJldi54bWxQSwUGAAAAAAQABADzAAAANgUA&#10;AAAA&#10;" filled="f" stroked="f">
              <v:textbox inset="0,0,0,0">
                <w:txbxContent>
                  <w:p w14:paraId="59CB3FF3"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2C6AAB7A"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6912" behindDoc="1" locked="0" layoutInCell="1" allowOverlap="1" wp14:anchorId="5E125658" wp14:editId="0087500E">
              <wp:simplePos x="0" y="0"/>
              <wp:positionH relativeFrom="page">
                <wp:posOffset>3666807</wp:posOffset>
              </wp:positionH>
              <wp:positionV relativeFrom="page">
                <wp:posOffset>9443720</wp:posOffset>
              </wp:positionV>
              <wp:extent cx="1128712" cy="165735"/>
              <wp:effectExtent l="0" t="0" r="14605" b="5715"/>
              <wp:wrapNone/>
              <wp:docPr id="2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8712"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B0B24" w14:textId="77777777" w:rsidR="009B363F" w:rsidRDefault="009B363F">
                          <w:pPr>
                            <w:spacing w:line="245" w:lineRule="exact"/>
                            <w:ind w:left="60"/>
                            <w:rPr>
                              <w:rFonts w:ascii="Calibri"/>
                              <w:b/>
                              <w:bCs/>
                            </w:rPr>
                          </w:pPr>
                          <w:r>
                            <w:rPr>
                              <w:rFonts w:ascii="Calibri"/>
                              <w:b/>
                              <w:bCs/>
                            </w:rPr>
                            <w:t>Exhibit A</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E125658" id="_x0000_s1041" type="#_x0000_t202" style="position:absolute;margin-left:288.7pt;margin-top:743.6pt;width:88.85pt;height:13.0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" filled="f" stroked="f">
              <v:textbox inset="0,0,0,0">
                <w:txbxContent>
                  <w:p w14:paraId="1D5B0B24" w14:textId="77777777" w:rsidR="009B363F" w:rsidRDefault="009B363F">
                    <w:pPr>
                      <w:spacing w:line="245" w:lineRule="exact"/>
                      <w:ind w:left="60"/>
                      <w:rPr>
                        <w:rFonts w:ascii="Calibri"/>
                        <w:b/>
                        <w:bCs/>
                      </w:rPr>
                    </w:pPr>
                    <w:r>
                      <w:rPr>
                        <w:rFonts w:ascii="Calibri"/>
                        <w:b/>
                        <w:bCs/>
                      </w:rPr>
                      <w:t>Exhibit A</w:t>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6216D3A5" wp14:editId="20C24161">
              <wp:simplePos x="0" y="0"/>
              <wp:positionH relativeFrom="page">
                <wp:posOffset>901700</wp:posOffset>
              </wp:positionH>
              <wp:positionV relativeFrom="page">
                <wp:posOffset>9276080</wp:posOffset>
              </wp:positionV>
              <wp:extent cx="1029970" cy="165735"/>
              <wp:effectExtent l="0" t="0" r="0" b="0"/>
              <wp:wrapNone/>
              <wp:docPr id="6"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FAA2C"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216D3A5" id="docshape8" o:spid="_x0000_s1042" type="#_x0000_t202" style="position:absolute;margin-left:71pt;margin-top:730.4pt;width:81.1pt;height:13.0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" filled="f" stroked="f">
              <v:textbox inset="0,0,0,0">
                <w:txbxContent>
                  <w:p w14:paraId="19BFAA2C"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5752DC69" wp14:editId="20DE8E80">
              <wp:simplePos x="0" y="0"/>
              <wp:positionH relativeFrom="page">
                <wp:posOffset>3616325</wp:posOffset>
              </wp:positionH>
              <wp:positionV relativeFrom="page">
                <wp:posOffset>9446260</wp:posOffset>
              </wp:positionV>
              <wp:extent cx="541655" cy="165735"/>
              <wp:effectExtent l="0" t="0" r="0" b="0"/>
              <wp:wrapNone/>
              <wp:docPr id="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21130" w14:textId="77777777" w:rsidR="009B363F" w:rsidRDefault="009B363F">
                          <w:pPr>
                            <w:spacing w:line="245" w:lineRule="exact"/>
                            <w:ind w:left="20"/>
                            <w:rPr>
                              <w:rFonts w:ascii="Calibri"/>
                              <w:b/>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752DC69" id="docshape9" o:spid="_x0000_s1043" type="#_x0000_t202" style="position:absolute;margin-left:284.75pt;margin-top:743.8pt;width:42.65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" filled="f" stroked="f">
              <v:textbox inset="0,0,0,0">
                <w:txbxContent>
                  <w:p w14:paraId="5FC21130" w14:textId="77777777" w:rsidR="009B363F" w:rsidRDefault="009B363F">
                    <w:pPr>
                      <w:spacing w:line="245" w:lineRule="exact"/>
                      <w:ind w:left="20"/>
                      <w:rPr>
                        <w:rFonts w:ascii="Calibri"/>
                        <w:b/>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B8DE"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8960" behindDoc="1" locked="0" layoutInCell="1" allowOverlap="1" wp14:anchorId="65D06C39" wp14:editId="07D4B874">
              <wp:simplePos x="0" y="0"/>
              <wp:positionH relativeFrom="page">
                <wp:posOffset>901700</wp:posOffset>
              </wp:positionH>
              <wp:positionV relativeFrom="page">
                <wp:posOffset>9276080</wp:posOffset>
              </wp:positionV>
              <wp:extent cx="1031240" cy="165735"/>
              <wp:effectExtent l="0" t="0" r="0" b="0"/>
              <wp:wrapNone/>
              <wp:docPr id="2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56E2C"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65D06C39" id="_x0000_t202" coordsize="21600,21600" o:spt="202" path="m,l,21600r21600,l21600,xe">
              <v:stroke joinstyle="miter"/>
              <v:path gradientshapeok="t" o:connecttype="rect"/>
            </v:shapetype>
            <v:shape id="_x0000_s1044" type="#_x0000_t202" style="position:absolute;margin-left:71pt;margin-top:730.4pt;width:81.2pt;height:13.0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" filled="f" stroked="f">
              <v:textbox inset="0,0,0,0">
                <w:txbxContent>
                  <w:p w14:paraId="12A56E2C"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627C058C"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11488" behindDoc="1" locked="0" layoutInCell="1" allowOverlap="1" wp14:anchorId="06B4E348" wp14:editId="647FE9EA">
              <wp:simplePos x="0" y="0"/>
              <wp:positionH relativeFrom="page">
                <wp:posOffset>901700</wp:posOffset>
              </wp:positionH>
              <wp:positionV relativeFrom="page">
                <wp:posOffset>9276080</wp:posOffset>
              </wp:positionV>
              <wp:extent cx="1031240" cy="165735"/>
              <wp:effectExtent l="0" t="0" r="0" b="0"/>
              <wp:wrapNone/>
              <wp:docPr id="3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09E0F"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6B4E348" id="_x0000_s1045" type="#_x0000_t202" style="position:absolute;margin-left:71pt;margin-top:730.4pt;width:81.2pt;height:13.0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" filled="f" stroked="f">
              <v:textbox inset="0,0,0,0">
                <w:txbxContent>
                  <w:p w14:paraId="26509E0F"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4AEDB116"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1008" behindDoc="1" locked="0" layoutInCell="1" allowOverlap="1" wp14:anchorId="25B0C5C5" wp14:editId="099FE731">
              <wp:simplePos x="0" y="0"/>
              <wp:positionH relativeFrom="page">
                <wp:posOffset>3448050</wp:posOffset>
              </wp:positionH>
              <wp:positionV relativeFrom="page">
                <wp:posOffset>9444038</wp:posOffset>
              </wp:positionV>
              <wp:extent cx="623888" cy="123825"/>
              <wp:effectExtent l="0" t="0" r="5080" b="9525"/>
              <wp:wrapNone/>
              <wp:docPr id="2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8"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9B07C" w14:textId="77777777" w:rsidR="009B363F" w:rsidRDefault="009B363F">
                          <w:pPr>
                            <w:spacing w:line="245" w:lineRule="exact"/>
                            <w:rPr>
                              <w:rFonts w:ascii="Calibri"/>
                            </w:rPr>
                          </w:pPr>
                          <w:r>
                            <w:rPr>
                              <w:rFonts w:ascii="Calibri"/>
                              <w:spacing w:val="-5"/>
                            </w:rPr>
                            <w:t>Exhibit B</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5B0C5C5" id="_x0000_s1046" type="#_x0000_t202" style="position:absolute;margin-left:271.5pt;margin-top:743.65pt;width:49.15pt;height:9.7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" filled="f" stroked="f">
              <v:textbox inset="0,0,0,0">
                <w:txbxContent>
                  <w:p w14:paraId="7E29B07C" w14:textId="77777777" w:rsidR="009B363F" w:rsidRDefault="009B363F">
                    <w:pPr>
                      <w:spacing w:line="245" w:lineRule="exact"/>
                      <w:rPr>
                        <w:rFonts w:ascii="Calibri"/>
                      </w:rPr>
                    </w:pPr>
                    <w:r>
                      <w:rPr>
                        <w:rFonts w:ascii="Calibri"/>
                        <w:spacing w:val="-5"/>
                      </w:rPr>
                      <w:t>Exhibit B</w:t>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5675075C" wp14:editId="62A835FA">
              <wp:simplePos x="0" y="0"/>
              <wp:positionH relativeFrom="page">
                <wp:posOffset>901700</wp:posOffset>
              </wp:positionH>
              <wp:positionV relativeFrom="page">
                <wp:posOffset>9276080</wp:posOffset>
              </wp:positionV>
              <wp:extent cx="1029970" cy="165735"/>
              <wp:effectExtent l="0" t="0" r="0" b="0"/>
              <wp:wrapNone/>
              <wp:docPr id="4"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2CED2"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675075C" id="docshape10" o:spid="_x0000_s1047" type="#_x0000_t202" style="position:absolute;margin-left:71pt;margin-top:730.4pt;width:81.1pt;height:13.0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" filled="f" stroked="f">
              <v:textbox inset="0,0,0,0">
                <w:txbxContent>
                  <w:p w14:paraId="4C52CED2"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ACCC"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3056" behindDoc="1" locked="0" layoutInCell="1" allowOverlap="1" wp14:anchorId="7F0FDEFD" wp14:editId="1EEA95BC">
              <wp:simplePos x="0" y="0"/>
              <wp:positionH relativeFrom="page">
                <wp:posOffset>901700</wp:posOffset>
              </wp:positionH>
              <wp:positionV relativeFrom="page">
                <wp:posOffset>9276080</wp:posOffset>
              </wp:positionV>
              <wp:extent cx="1031240" cy="165735"/>
              <wp:effectExtent l="0" t="0" r="0" b="0"/>
              <wp:wrapNone/>
              <wp:docPr id="2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9EB46"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7F0FDEFD" id="_x0000_t202" coordsize="21600,21600" o:spt="202" path="m,l,21600r21600,l21600,xe">
              <v:stroke joinstyle="miter"/>
              <v:path gradientshapeok="t" o:connecttype="rect"/>
            </v:shapetype>
            <v:shape id="_x0000_s1048" type="#_x0000_t202" style="position:absolute;margin-left:71pt;margin-top:730.4pt;width:81.2pt;height:13.0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tBFL8zwEAAH8D&#10;AAAOAAAAAAAAAAAAAAAAAC4CAABkcnMvZTJvRG9jLnhtbFBLAQItABQABgAIAAAAIQAVOH9s4AAA&#10;AA0BAAAPAAAAAAAAAAAAAAAAACkEAABkcnMvZG93bnJldi54bWxQSwUGAAAAAAQABADzAAAANgUA&#10;AAAA&#10;" filled="f" stroked="f">
              <v:textbox inset="0,0,0,0">
                <w:txbxContent>
                  <w:p w14:paraId="4F79EB46"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621DEEEA"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15584" behindDoc="1" locked="0" layoutInCell="1" allowOverlap="1" wp14:anchorId="287F10A9" wp14:editId="2DAEE230">
              <wp:simplePos x="0" y="0"/>
              <wp:positionH relativeFrom="page">
                <wp:posOffset>901700</wp:posOffset>
              </wp:positionH>
              <wp:positionV relativeFrom="page">
                <wp:posOffset>9276080</wp:posOffset>
              </wp:positionV>
              <wp:extent cx="1031240" cy="165735"/>
              <wp:effectExtent l="0" t="0" r="0" b="0"/>
              <wp:wrapNone/>
              <wp:docPr id="4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8BCDB"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87F10A9" id="_x0000_s1049" type="#_x0000_t202" style="position:absolute;margin-left:71pt;margin-top:730.4pt;width:81.2pt;height:13.0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" filled="f" stroked="f">
              <v:textbox inset="0,0,0,0">
                <w:txbxContent>
                  <w:p w14:paraId="25C8BCDB"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31637AEC"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5104" behindDoc="1" locked="0" layoutInCell="1" allowOverlap="1" wp14:anchorId="29280728" wp14:editId="7FA75A73">
              <wp:simplePos x="0" y="0"/>
              <wp:positionH relativeFrom="page">
                <wp:posOffset>3676333</wp:posOffset>
              </wp:positionH>
              <wp:positionV relativeFrom="page">
                <wp:posOffset>9442767</wp:posOffset>
              </wp:positionV>
              <wp:extent cx="938212" cy="165735"/>
              <wp:effectExtent l="0" t="0" r="14605" b="5715"/>
              <wp:wrapNone/>
              <wp:docPr id="27"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212"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203EF" w14:textId="77777777" w:rsidR="009B363F" w:rsidRDefault="009B363F">
                          <w:pPr>
                            <w:spacing w:line="245" w:lineRule="exact"/>
                            <w:ind w:left="60"/>
                            <w:rPr>
                              <w:rFonts w:ascii="Calibri"/>
                              <w:b/>
                              <w:bCs/>
                            </w:rPr>
                          </w:pPr>
                          <w:r>
                            <w:rPr>
                              <w:rFonts w:ascii="Calibri"/>
                              <w:b/>
                              <w:bCs/>
                            </w:rPr>
                            <w:t>Exhibit C</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9280728" id="_x0000_s1050" type="#_x0000_t202" style="position:absolute;margin-left:289.5pt;margin-top:743.5pt;width:73.85pt;height:13.0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" filled="f" stroked="f">
              <v:textbox inset="0,0,0,0">
                <w:txbxContent>
                  <w:p w14:paraId="0EA203EF" w14:textId="77777777" w:rsidR="009B363F" w:rsidRDefault="009B363F">
                    <w:pPr>
                      <w:spacing w:line="245" w:lineRule="exact"/>
                      <w:ind w:left="60"/>
                      <w:rPr>
                        <w:rFonts w:ascii="Calibri"/>
                        <w:b/>
                        <w:bCs/>
                      </w:rPr>
                    </w:pPr>
                    <w:r>
                      <w:rPr>
                        <w:rFonts w:ascii="Calibri"/>
                        <w:b/>
                        <w:bCs/>
                      </w:rPr>
                      <w:t>Exhibit C</w:t>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5245F493" wp14:editId="60C47C8C">
              <wp:simplePos x="0" y="0"/>
              <wp:positionH relativeFrom="page">
                <wp:posOffset>901700</wp:posOffset>
              </wp:positionH>
              <wp:positionV relativeFrom="page">
                <wp:posOffset>9276080</wp:posOffset>
              </wp:positionV>
              <wp:extent cx="1029970" cy="165735"/>
              <wp:effectExtent l="0" t="0" r="0" b="0"/>
              <wp:wrapNone/>
              <wp:docPr id="2"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48A93"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245F493" id="docshape12" o:spid="_x0000_s1051" type="#_x0000_t202" style="position:absolute;margin-left:71pt;margin-top:730.4pt;width:81.1pt;height:13.0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" filled="f" stroked="f">
              <v:textbox inset="0,0,0,0">
                <w:txbxContent>
                  <w:p w14:paraId="08848A93"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6CEAFC32" wp14:editId="0DD9F53D">
              <wp:simplePos x="0" y="0"/>
              <wp:positionH relativeFrom="page">
                <wp:posOffset>3621405</wp:posOffset>
              </wp:positionH>
              <wp:positionV relativeFrom="page">
                <wp:posOffset>9446260</wp:posOffset>
              </wp:positionV>
              <wp:extent cx="530860" cy="165735"/>
              <wp:effectExtent l="0" t="0" r="0" b="0"/>
              <wp:wrapNone/>
              <wp:docPr id="1"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FDE22" w14:textId="77777777" w:rsidR="009B363F" w:rsidRDefault="009B363F">
                          <w:pPr>
                            <w:spacing w:line="245" w:lineRule="exact"/>
                            <w:ind w:left="20"/>
                            <w:rPr>
                              <w:rFonts w:ascii="Calibri"/>
                              <w:b/>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CEAFC32" id="docshape13" o:spid="_x0000_s1052" type="#_x0000_t202" style="position:absolute;margin-left:285.15pt;margin-top:743.8pt;width:41.8pt;height:13.0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" filled="f" stroked="f">
              <v:textbox inset="0,0,0,0">
                <w:txbxContent>
                  <w:p w14:paraId="205FDE22" w14:textId="77777777" w:rsidR="009B363F" w:rsidRDefault="009B363F">
                    <w:pPr>
                      <w:spacing w:line="245" w:lineRule="exact"/>
                      <w:ind w:left="20"/>
                      <w:rPr>
                        <w:rFonts w:ascii="Calibri"/>
                        <w: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E40B" w14:textId="77777777" w:rsidR="00D55641" w:rsidRDefault="00D55641">
      <w:r>
        <w:separator/>
      </w:r>
    </w:p>
  </w:footnote>
  <w:footnote w:type="continuationSeparator" w:id="0">
    <w:p w14:paraId="7BDC277E" w14:textId="77777777" w:rsidR="00D55641" w:rsidRDefault="00D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4647" w14:textId="77777777" w:rsidR="009B363F" w:rsidRDefault="009B363F">
    <w:pPr>
      <w:pStyle w:val="Header"/>
    </w:pPr>
  </w:p>
  <w:p w14:paraId="2F14D980" w14:textId="77777777" w:rsidR="009B363F" w:rsidRDefault="009B36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D978" w14:textId="77777777" w:rsidR="009B363F" w:rsidRDefault="009B363F">
    <w:pPr>
      <w:pStyle w:val="Header"/>
    </w:pPr>
  </w:p>
  <w:p w14:paraId="0025A8B7" w14:textId="77777777" w:rsidR="009B363F" w:rsidRDefault="009B363F">
    <w:pPr>
      <w:pStyle w:val="Header"/>
    </w:pPr>
  </w:p>
  <w:p w14:paraId="3FC618F9" w14:textId="77777777" w:rsidR="009B363F" w:rsidRDefault="009B363F">
    <w:pPr>
      <w:pStyle w:val="Header"/>
    </w:pPr>
  </w:p>
  <w:p w14:paraId="2DB8CD8B" w14:textId="77777777" w:rsidR="009B363F" w:rsidRDefault="009B363F">
    <w:pPr>
      <w:pStyle w:val="Header"/>
    </w:pPr>
  </w:p>
  <w:p w14:paraId="25B2217E" w14:textId="77777777" w:rsidR="009B363F" w:rsidRDefault="009B363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0F3B"/>
    <w:multiLevelType w:val="hybridMultilevel"/>
    <w:tmpl w:val="D6921F72"/>
    <w:lvl w:ilvl="0" w:tplc="D8ACD64A">
      <w:start w:val="1"/>
      <w:numFmt w:val="decimal"/>
      <w:lvlText w:val="%1."/>
      <w:lvlJc w:val="left"/>
      <w:pPr>
        <w:ind w:left="160" w:hanging="780"/>
      </w:pPr>
      <w:rPr>
        <w:rFonts w:ascii="Times New Roman" w:eastAsia="Times New Roman" w:hAnsi="Times New Roman" w:cs="Times New Roman" w:hint="default"/>
        <w:b w:val="0"/>
        <w:bCs w:val="0"/>
        <w:i w:val="0"/>
        <w:iCs w:val="0"/>
        <w:w w:val="100"/>
        <w:sz w:val="24"/>
        <w:szCs w:val="24"/>
        <w:lang w:val="en-US" w:eastAsia="en-US" w:bidi="ar-SA"/>
      </w:rPr>
    </w:lvl>
    <w:lvl w:ilvl="1" w:tplc="74B26B70">
      <w:start w:val="1"/>
      <w:numFmt w:val="lowerLetter"/>
      <w:lvlText w:val="(%2)"/>
      <w:lvlJc w:val="left"/>
      <w:pPr>
        <w:ind w:left="160" w:hanging="720"/>
      </w:pPr>
      <w:rPr>
        <w:rFonts w:ascii="Times New Roman" w:eastAsia="Times New Roman" w:hAnsi="Times New Roman" w:cs="Times New Roman" w:hint="default"/>
        <w:b w:val="0"/>
        <w:bCs w:val="0"/>
        <w:i w:val="0"/>
        <w:iCs w:val="0"/>
        <w:spacing w:val="-2"/>
        <w:w w:val="99"/>
        <w:sz w:val="24"/>
        <w:szCs w:val="24"/>
        <w:lang w:val="en-US" w:eastAsia="en-US" w:bidi="ar-SA"/>
      </w:rPr>
    </w:lvl>
    <w:lvl w:ilvl="2" w:tplc="49A24F86">
      <w:start w:val="1"/>
      <w:numFmt w:val="lowerRoman"/>
      <w:lvlText w:val="(%3)"/>
      <w:lvlJc w:val="left"/>
      <w:pPr>
        <w:ind w:left="160" w:hanging="720"/>
      </w:pPr>
      <w:rPr>
        <w:rFonts w:ascii="Times New Roman" w:eastAsia="Times New Roman" w:hAnsi="Times New Roman" w:cs="Times New Roman" w:hint="default"/>
        <w:b w:val="0"/>
        <w:bCs w:val="0"/>
        <w:i w:val="0"/>
        <w:iCs w:val="0"/>
        <w:w w:val="99"/>
        <w:sz w:val="24"/>
        <w:szCs w:val="24"/>
        <w:lang w:val="en-US" w:eastAsia="en-US" w:bidi="ar-SA"/>
      </w:rPr>
    </w:lvl>
    <w:lvl w:ilvl="3" w:tplc="3F422216">
      <w:numFmt w:val="bullet"/>
      <w:lvlText w:val="•"/>
      <w:lvlJc w:val="left"/>
      <w:pPr>
        <w:ind w:left="2998" w:hanging="720"/>
      </w:pPr>
      <w:rPr>
        <w:rFonts w:hint="default"/>
        <w:lang w:val="en-US" w:eastAsia="en-US" w:bidi="ar-SA"/>
      </w:rPr>
    </w:lvl>
    <w:lvl w:ilvl="4" w:tplc="094016BE">
      <w:numFmt w:val="bullet"/>
      <w:lvlText w:val="•"/>
      <w:lvlJc w:val="left"/>
      <w:pPr>
        <w:ind w:left="3944" w:hanging="720"/>
      </w:pPr>
      <w:rPr>
        <w:rFonts w:hint="default"/>
        <w:lang w:val="en-US" w:eastAsia="en-US" w:bidi="ar-SA"/>
      </w:rPr>
    </w:lvl>
    <w:lvl w:ilvl="5" w:tplc="CABE6C32">
      <w:numFmt w:val="bullet"/>
      <w:lvlText w:val="•"/>
      <w:lvlJc w:val="left"/>
      <w:pPr>
        <w:ind w:left="4890" w:hanging="720"/>
      </w:pPr>
      <w:rPr>
        <w:rFonts w:hint="default"/>
        <w:lang w:val="en-US" w:eastAsia="en-US" w:bidi="ar-SA"/>
      </w:rPr>
    </w:lvl>
    <w:lvl w:ilvl="6" w:tplc="4BA09F92">
      <w:numFmt w:val="bullet"/>
      <w:lvlText w:val="•"/>
      <w:lvlJc w:val="left"/>
      <w:pPr>
        <w:ind w:left="5836" w:hanging="720"/>
      </w:pPr>
      <w:rPr>
        <w:rFonts w:hint="default"/>
        <w:lang w:val="en-US" w:eastAsia="en-US" w:bidi="ar-SA"/>
      </w:rPr>
    </w:lvl>
    <w:lvl w:ilvl="7" w:tplc="428EA242">
      <w:numFmt w:val="bullet"/>
      <w:lvlText w:val="•"/>
      <w:lvlJc w:val="left"/>
      <w:pPr>
        <w:ind w:left="6782" w:hanging="720"/>
      </w:pPr>
      <w:rPr>
        <w:rFonts w:hint="default"/>
        <w:lang w:val="en-US" w:eastAsia="en-US" w:bidi="ar-SA"/>
      </w:rPr>
    </w:lvl>
    <w:lvl w:ilvl="8" w:tplc="48AC8558">
      <w:numFmt w:val="bullet"/>
      <w:lvlText w:val="•"/>
      <w:lvlJc w:val="left"/>
      <w:pPr>
        <w:ind w:left="7728" w:hanging="720"/>
      </w:pPr>
      <w:rPr>
        <w:rFonts w:hint="default"/>
        <w:lang w:val="en-US" w:eastAsia="en-US" w:bidi="ar-SA"/>
      </w:rPr>
    </w:lvl>
  </w:abstractNum>
  <w:abstractNum w:abstractNumId="1" w15:restartNumberingAfterBreak="0">
    <w:nsid w:val="3E520E51"/>
    <w:multiLevelType w:val="hybridMultilevel"/>
    <w:tmpl w:val="BBD69C60"/>
    <w:lvl w:ilvl="0" w:tplc="74B26B70">
      <w:start w:val="1"/>
      <w:numFmt w:val="lowerLetter"/>
      <w:lvlText w:val="(%1)"/>
      <w:lvlJc w:val="left"/>
      <w:pPr>
        <w:ind w:left="160" w:hanging="720"/>
      </w:pPr>
      <w:rPr>
        <w:rFonts w:ascii="Times New Roman" w:eastAsia="Times New Roman" w:hAnsi="Times New Roman" w:cs="Times New Roman" w:hint="default"/>
        <w:b w:val="0"/>
        <w:bCs w:val="0"/>
        <w:i w:val="0"/>
        <w:iCs w:val="0"/>
        <w:spacing w:val="-2"/>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197797">
    <w:abstractNumId w:val="0"/>
  </w:num>
  <w:num w:numId="2" w16cid:durableId="12587161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Davidson">
    <w15:presenceInfo w15:providerId="Windows Live" w15:userId="2b090b241ade8944"/>
  </w15:person>
  <w15:person w15:author="Troy, Jenifer">
    <w15:presenceInfo w15:providerId="AD" w15:userId="S::jtroy@websterbank.com::5142a8c4-406a-494a-9715-51a2df633a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zzmp10NoTrailerPromptID" w:val="LEGAL_USE.166888268.1"/>
  </w:docVars>
  <w:rsids>
    <w:rsidRoot w:val="00A37436"/>
    <w:rsid w:val="00022C75"/>
    <w:rsid w:val="00063BBE"/>
    <w:rsid w:val="00081AB0"/>
    <w:rsid w:val="000A71B8"/>
    <w:rsid w:val="0013290C"/>
    <w:rsid w:val="00153BA8"/>
    <w:rsid w:val="00187894"/>
    <w:rsid w:val="001A701E"/>
    <w:rsid w:val="00212708"/>
    <w:rsid w:val="00251B76"/>
    <w:rsid w:val="00283464"/>
    <w:rsid w:val="002B1F41"/>
    <w:rsid w:val="00334359"/>
    <w:rsid w:val="00336E78"/>
    <w:rsid w:val="00380A42"/>
    <w:rsid w:val="00404614"/>
    <w:rsid w:val="00543201"/>
    <w:rsid w:val="005925F1"/>
    <w:rsid w:val="0063713F"/>
    <w:rsid w:val="006E1CCD"/>
    <w:rsid w:val="007229FF"/>
    <w:rsid w:val="007410F6"/>
    <w:rsid w:val="00754526"/>
    <w:rsid w:val="0078385C"/>
    <w:rsid w:val="007B01BD"/>
    <w:rsid w:val="007C0DD5"/>
    <w:rsid w:val="007D3BA8"/>
    <w:rsid w:val="008005CF"/>
    <w:rsid w:val="00813DC1"/>
    <w:rsid w:val="00816661"/>
    <w:rsid w:val="008A5FE4"/>
    <w:rsid w:val="008D3B35"/>
    <w:rsid w:val="008E68F7"/>
    <w:rsid w:val="00926835"/>
    <w:rsid w:val="00990366"/>
    <w:rsid w:val="009A607C"/>
    <w:rsid w:val="009B1D6D"/>
    <w:rsid w:val="009B363F"/>
    <w:rsid w:val="009D0DF0"/>
    <w:rsid w:val="00A37436"/>
    <w:rsid w:val="00A424BB"/>
    <w:rsid w:val="00A4397D"/>
    <w:rsid w:val="00A6393B"/>
    <w:rsid w:val="00A66AE9"/>
    <w:rsid w:val="00AC3CF1"/>
    <w:rsid w:val="00B31984"/>
    <w:rsid w:val="00B433BF"/>
    <w:rsid w:val="00B93387"/>
    <w:rsid w:val="00C43E75"/>
    <w:rsid w:val="00D43A64"/>
    <w:rsid w:val="00D55641"/>
    <w:rsid w:val="00D71F5A"/>
    <w:rsid w:val="00DA5B40"/>
    <w:rsid w:val="00DF71C5"/>
    <w:rsid w:val="00E35345"/>
    <w:rsid w:val="00EA206D"/>
    <w:rsid w:val="00F1709F"/>
    <w:rsid w:val="00F7162D"/>
    <w:rsid w:val="00FA1CA5"/>
    <w:rsid w:val="00FC1B73"/>
    <w:rsid w:val="00FD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A0914"/>
  <w15:docId w15:val="{BC6B6DF0-2D75-4234-A399-1631D54A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27" w:right="2166"/>
      <w:jc w:val="center"/>
      <w:outlineLvl w:val="0"/>
    </w:pPr>
    <w:rPr>
      <w:b/>
      <w:bCs/>
      <w:sz w:val="24"/>
      <w:szCs w:val="24"/>
    </w:rPr>
  </w:style>
  <w:style w:type="paragraph" w:styleId="Heading2">
    <w:name w:val="heading 2"/>
    <w:basedOn w:val="Normal"/>
    <w:uiPriority w:val="9"/>
    <w:unhideWhenUsed/>
    <w:qFormat/>
    <w:pPr>
      <w:spacing w:before="160"/>
      <w:ind w:left="880" w:hanging="721"/>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pPr>
    <w:rPr>
      <w:sz w:val="24"/>
      <w:szCs w:val="24"/>
    </w:rPr>
  </w:style>
  <w:style w:type="paragraph" w:styleId="ListParagraph">
    <w:name w:val="List Paragraph"/>
    <w:basedOn w:val="Normal"/>
    <w:uiPriority w:val="1"/>
    <w:qFormat/>
    <w:pPr>
      <w:spacing w:before="159"/>
      <w:ind w:left="160"/>
    </w:pPr>
  </w:style>
  <w:style w:type="paragraph" w:customStyle="1" w:styleId="TableParagraph">
    <w:name w:val="Table Paragraph"/>
    <w:basedOn w:val="Normal"/>
    <w:uiPriority w:val="1"/>
    <w:qFormat/>
    <w:pPr>
      <w:spacing w:before="1"/>
      <w:ind w:left="50"/>
    </w:pPr>
    <w:rPr>
      <w:rFonts w:ascii="Tahoma" w:eastAsia="Tahoma" w:hAnsi="Tahoma" w:cs="Tahoma"/>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customStyle="1" w:styleId="MacPacTrailer">
    <w:name w:val="MacPac Trailer"/>
    <w:pPr>
      <w:autoSpaceDE/>
      <w:autoSpaceDN/>
      <w:spacing w:line="200" w:lineRule="exact"/>
    </w:pPr>
    <w:rPr>
      <w:rFonts w:ascii="Times New Roman" w:eastAsia="Times New Roman" w:hAnsi="Times New Roman" w:cs="Times New Roman"/>
      <w:sz w:val="2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styleId="Revision">
    <w:name w:val="Revision"/>
    <w:hidden/>
    <w:uiPriority w:val="99"/>
    <w:semiHidden/>
    <w:rsid w:val="00AC3CF1"/>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6E1CCD"/>
    <w:rPr>
      <w:color w:val="0000FF" w:themeColor="hyperlink"/>
      <w:u w:val="single"/>
    </w:rPr>
  </w:style>
  <w:style w:type="character" w:styleId="UnresolvedMention">
    <w:name w:val="Unresolved Mention"/>
    <w:basedOn w:val="DefaultParagraphFont"/>
    <w:uiPriority w:val="99"/>
    <w:semiHidden/>
    <w:unhideWhenUsed/>
    <w:rsid w:val="006E1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167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daca@rho.co" TargetMode="Externa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webster_rho_daca@websterbank.com"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D2131F-0AF8-8B4B-8846-6D2804A9969F}">
  <we:reference id="wa200004774" version="1.7.0.0" store="en-US" storeType="OMEX"/>
  <we:alternateReferences>
    <we:reference id="WA200004774" version="1.7.0.0" store="" storeType="OMEX"/>
  </we:alternateReferences>
  <we:properties>
    <we:property name="documentId" value="&quot;752eeec4-5c02-411b-9a9e-954db4d7e7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C1037-61AD-4D4A-99C5-3A69256E9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5404</Words>
  <Characters>30805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Birch, Catherine</dc:creator>
  <cp:lastModifiedBy>Troy, Jenifer</cp:lastModifiedBy>
  <cp:revision>2</cp:revision>
  <dcterms:created xsi:type="dcterms:W3CDTF">2026-06-10T16:53:00Z</dcterms:created>
  <dcterms:modified xsi:type="dcterms:W3CDTF">2026-06-10T16:53:00Z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ffd17-fb5a-4e08-aa13-e209e660a50e_Enabled">
    <vt:lpwstr>true</vt:lpwstr>
  </property>
  <property fmtid="{D5CDD505-2E9C-101B-9397-08002B2CF9AE}" pid="3" name="MSIP_Label_7b9ffd17-fb5a-4e08-aa13-e209e660a50e_SetDate">
    <vt:lpwstr>2026-06-10T16:53:15Z</vt:lpwstr>
  </property>
  <property fmtid="{D5CDD505-2E9C-101B-9397-08002B2CF9AE}" pid="4" name="MSIP_Label_7b9ffd17-fb5a-4e08-aa13-e209e660a50e_Method">
    <vt:lpwstr>Standard</vt:lpwstr>
  </property>
  <property fmtid="{D5CDD505-2E9C-101B-9397-08002B2CF9AE}" pid="5" name="MSIP_Label_7b9ffd17-fb5a-4e08-aa13-e209e660a50e_Name">
    <vt:lpwstr>Public</vt:lpwstr>
  </property>
  <property fmtid="{D5CDD505-2E9C-101B-9397-08002B2CF9AE}" pid="6" name="MSIP_Label_7b9ffd17-fb5a-4e08-aa13-e209e660a50e_SiteId">
    <vt:lpwstr>45ee1ffd-72de-4bf9-9014-44739bd1cfac</vt:lpwstr>
  </property>
  <property fmtid="{D5CDD505-2E9C-101B-9397-08002B2CF9AE}" pid="7" name="MSIP_Label_7b9ffd17-fb5a-4e08-aa13-e209e660a50e_ActionId">
    <vt:lpwstr>d6621cd3-7ce7-4807-8acc-ea03731cbd22</vt:lpwstr>
  </property>
  <property fmtid="{D5CDD505-2E9C-101B-9397-08002B2CF9AE}" pid="8" name="MSIP_Label_7b9ffd17-fb5a-4e08-aa13-e209e660a50e_ContentBits">
    <vt:lpwstr>0</vt:lpwstr>
  </property>
  <property fmtid="{D5CDD505-2E9C-101B-9397-08002B2CF9AE}" pid="9" name="MSIP_Label_7b9ffd17-fb5a-4e08-aa13-e209e660a50e_Tag">
    <vt:lpwstr>10, 3, 0, 1</vt:lpwstr>
  </property>
</Properties>
</file>